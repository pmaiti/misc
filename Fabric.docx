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63BC4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Microsoft Fabric Architecture Review: On-Premises to Azure Integration for Financial Services</w:t>
      </w:r>
    </w:p>
    <w:p w14:paraId="187FAF76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1. Design Overview</w:t>
      </w:r>
    </w:p>
    <w:p w14:paraId="757B12DD" w14:textId="77777777" w:rsidR="00EA1793" w:rsidRPr="00EA1793" w:rsidRDefault="00EA1793" w:rsidP="00EA1793">
      <w:r w:rsidRPr="00EA1793">
        <w:t>Microsoft Fabric is a unified analytics platform that consolidates data integration, engineering, warehousing, science, real-time analytics, and business intelligence into a single SaaS offering. For financial services organizations, the architecture typically involves:</w:t>
      </w:r>
    </w:p>
    <w:p w14:paraId="0D8F8FB1" w14:textId="77777777" w:rsidR="00EA1793" w:rsidRPr="00EA1793" w:rsidRDefault="00EA1793" w:rsidP="00EA1793">
      <w:r w:rsidRPr="00EA1793">
        <w:rPr>
          <w:b/>
          <w:bCs/>
        </w:rPr>
        <w:t>Core Components:</w:t>
      </w:r>
    </w:p>
    <w:p w14:paraId="57881FE3" w14:textId="77777777" w:rsidR="00EA1793" w:rsidRPr="00EA1793" w:rsidRDefault="00EA1793" w:rsidP="00EA1793">
      <w:pPr>
        <w:numPr>
          <w:ilvl w:val="0"/>
          <w:numId w:val="1"/>
        </w:numPr>
      </w:pPr>
      <w:r w:rsidRPr="00EA1793">
        <w:rPr>
          <w:b/>
          <w:bCs/>
        </w:rPr>
        <w:t>OneLake</w:t>
      </w:r>
      <w:r w:rsidRPr="00EA1793">
        <w:t>: Centralized data lake built on Azure Data Lake Storage Gen2 (ADLS Gen2)</w:t>
      </w:r>
    </w:p>
    <w:p w14:paraId="1C3C3636" w14:textId="77777777" w:rsidR="00EA1793" w:rsidRPr="00EA1793" w:rsidRDefault="00EA1793" w:rsidP="00EA1793">
      <w:pPr>
        <w:numPr>
          <w:ilvl w:val="0"/>
          <w:numId w:val="1"/>
        </w:numPr>
      </w:pPr>
      <w:r w:rsidRPr="00EA1793">
        <w:rPr>
          <w:b/>
          <w:bCs/>
        </w:rPr>
        <w:t>Data Factory</w:t>
      </w:r>
      <w:r w:rsidRPr="00EA1793">
        <w:t>: ETL/ELT pipelines for data movement and transformation</w:t>
      </w:r>
    </w:p>
    <w:p w14:paraId="4CF87AED" w14:textId="77777777" w:rsidR="00EA1793" w:rsidRPr="00EA1793" w:rsidRDefault="00EA1793" w:rsidP="00EA1793">
      <w:pPr>
        <w:numPr>
          <w:ilvl w:val="0"/>
          <w:numId w:val="1"/>
        </w:numPr>
      </w:pPr>
      <w:r w:rsidRPr="00EA1793">
        <w:rPr>
          <w:b/>
          <w:bCs/>
        </w:rPr>
        <w:t>Synapse Data Engineering</w:t>
      </w:r>
      <w:r w:rsidRPr="00EA1793">
        <w:t>: Spark-based data processing</w:t>
      </w:r>
    </w:p>
    <w:p w14:paraId="7390B09C" w14:textId="77777777" w:rsidR="00EA1793" w:rsidRPr="00EA1793" w:rsidRDefault="00EA1793" w:rsidP="00EA1793">
      <w:pPr>
        <w:numPr>
          <w:ilvl w:val="0"/>
          <w:numId w:val="1"/>
        </w:numPr>
      </w:pPr>
      <w:r w:rsidRPr="00EA1793">
        <w:rPr>
          <w:b/>
          <w:bCs/>
        </w:rPr>
        <w:t>Synapse Data Warehouse</w:t>
      </w:r>
      <w:r w:rsidRPr="00EA1793">
        <w:t>: T-SQL analytics engine</w:t>
      </w:r>
    </w:p>
    <w:p w14:paraId="10D43AB3" w14:textId="77777777" w:rsidR="00EA1793" w:rsidRPr="00EA1793" w:rsidRDefault="00EA1793" w:rsidP="00EA1793">
      <w:pPr>
        <w:numPr>
          <w:ilvl w:val="0"/>
          <w:numId w:val="1"/>
        </w:numPr>
      </w:pPr>
      <w:r w:rsidRPr="00EA1793">
        <w:rPr>
          <w:b/>
          <w:bCs/>
        </w:rPr>
        <w:t>Synapse Real-Time Analytics</w:t>
      </w:r>
      <w:r w:rsidRPr="00EA1793">
        <w:t>: Event-based data processing</w:t>
      </w:r>
    </w:p>
    <w:p w14:paraId="38DC9967" w14:textId="77777777" w:rsidR="00EA1793" w:rsidRPr="00EA1793" w:rsidRDefault="00EA1793" w:rsidP="00EA1793">
      <w:pPr>
        <w:numPr>
          <w:ilvl w:val="0"/>
          <w:numId w:val="1"/>
        </w:numPr>
      </w:pPr>
      <w:r w:rsidRPr="00EA1793">
        <w:rPr>
          <w:b/>
          <w:bCs/>
        </w:rPr>
        <w:t>Power BI</w:t>
      </w:r>
      <w:r w:rsidRPr="00EA1793">
        <w:t>: Embedded reporting and visualization layer</w:t>
      </w:r>
    </w:p>
    <w:p w14:paraId="01F5DCFD" w14:textId="77777777" w:rsidR="00EA1793" w:rsidRPr="00EA1793" w:rsidRDefault="00EA1793" w:rsidP="00EA1793">
      <w:pPr>
        <w:numPr>
          <w:ilvl w:val="0"/>
          <w:numId w:val="1"/>
        </w:numPr>
      </w:pPr>
      <w:r w:rsidRPr="00EA1793">
        <w:rPr>
          <w:b/>
          <w:bCs/>
        </w:rPr>
        <w:t>Data Activator</w:t>
      </w:r>
      <w:r w:rsidRPr="00EA1793">
        <w:t>: Real-time detection and alerting</w:t>
      </w:r>
    </w:p>
    <w:p w14:paraId="502B7DD9" w14:textId="77777777" w:rsidR="00EA1793" w:rsidRPr="00EA1793" w:rsidRDefault="00EA1793" w:rsidP="00EA1793">
      <w:r w:rsidRPr="00EA1793">
        <w:rPr>
          <w:b/>
          <w:bCs/>
        </w:rPr>
        <w:t>Integration Architecture:</w:t>
      </w:r>
      <w:r w:rsidRPr="00EA1793">
        <w:t xml:space="preserve"> The hybrid architecture connects on-premises financial systems to Azure through secure gateways, with data flowing into Fabric's unified workspace environment where all services share OneLake as the common storage layer.</w:t>
      </w:r>
    </w:p>
    <w:p w14:paraId="2F87C08E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2. Design Rationale &amp; Use Cases for Financial Services</w:t>
      </w:r>
    </w:p>
    <w:p w14:paraId="05F2E673" w14:textId="77777777" w:rsidR="00EA1793" w:rsidRPr="00EA1793" w:rsidRDefault="00EA1793" w:rsidP="00EA1793">
      <w:r w:rsidRPr="00EA1793">
        <w:rPr>
          <w:b/>
          <w:bCs/>
        </w:rPr>
        <w:t>Key Use Cases:</w:t>
      </w:r>
    </w:p>
    <w:p w14:paraId="527F7B9B" w14:textId="77777777" w:rsidR="00EA1793" w:rsidRPr="00EA1793" w:rsidRDefault="00EA1793" w:rsidP="00EA1793">
      <w:r w:rsidRPr="00EA1793">
        <w:rPr>
          <w:b/>
          <w:bCs/>
        </w:rPr>
        <w:t>Regulatory Reporting &amp; Compliance</w:t>
      </w:r>
    </w:p>
    <w:p w14:paraId="7FB5BB20" w14:textId="77777777" w:rsidR="00EA1793" w:rsidRPr="00EA1793" w:rsidRDefault="00EA1793" w:rsidP="00EA1793">
      <w:pPr>
        <w:numPr>
          <w:ilvl w:val="0"/>
          <w:numId w:val="2"/>
        </w:numPr>
      </w:pPr>
      <w:r w:rsidRPr="00EA1793">
        <w:t>Consolidate data from multiple on-premises core banking systems, loan origination platforms, and trading systems</w:t>
      </w:r>
    </w:p>
    <w:p w14:paraId="79D8C850" w14:textId="77777777" w:rsidR="00EA1793" w:rsidRPr="00EA1793" w:rsidRDefault="00EA1793" w:rsidP="00EA1793">
      <w:pPr>
        <w:numPr>
          <w:ilvl w:val="0"/>
          <w:numId w:val="2"/>
        </w:numPr>
      </w:pPr>
      <w:r w:rsidRPr="00EA1793">
        <w:t>Create unified datasets for CCAR, DFAST, Basel III, and Dodd-Frank reporting</w:t>
      </w:r>
    </w:p>
    <w:p w14:paraId="0C89917D" w14:textId="77777777" w:rsidR="00EA1793" w:rsidRPr="00EA1793" w:rsidRDefault="00EA1793" w:rsidP="00EA1793">
      <w:pPr>
        <w:numPr>
          <w:ilvl w:val="0"/>
          <w:numId w:val="2"/>
        </w:numPr>
      </w:pPr>
      <w:r w:rsidRPr="00EA1793">
        <w:t>Maintain audit trails and lineage for regulatory examination</w:t>
      </w:r>
    </w:p>
    <w:p w14:paraId="149F1598" w14:textId="77777777" w:rsidR="00EA1793" w:rsidRPr="00EA1793" w:rsidRDefault="00EA1793" w:rsidP="00EA1793">
      <w:r w:rsidRPr="00EA1793">
        <w:rPr>
          <w:b/>
          <w:bCs/>
        </w:rPr>
        <w:t>Risk Analytics &amp; Modeling</w:t>
      </w:r>
    </w:p>
    <w:p w14:paraId="360C3000" w14:textId="77777777" w:rsidR="00EA1793" w:rsidRPr="00EA1793" w:rsidRDefault="00EA1793" w:rsidP="00EA1793">
      <w:pPr>
        <w:numPr>
          <w:ilvl w:val="0"/>
          <w:numId w:val="3"/>
        </w:numPr>
      </w:pPr>
      <w:r w:rsidRPr="00EA1793">
        <w:t>Credit risk modeling combining on-premises transaction data with Azure-based alternative data sources</w:t>
      </w:r>
    </w:p>
    <w:p w14:paraId="0C9A4A4B" w14:textId="77777777" w:rsidR="00EA1793" w:rsidRPr="00EA1793" w:rsidRDefault="00EA1793" w:rsidP="00EA1793">
      <w:pPr>
        <w:numPr>
          <w:ilvl w:val="0"/>
          <w:numId w:val="3"/>
        </w:numPr>
      </w:pPr>
      <w:r w:rsidRPr="00EA1793">
        <w:t>Market risk calculations requiring real-time data from trading systems</w:t>
      </w:r>
    </w:p>
    <w:p w14:paraId="1620CE01" w14:textId="77777777" w:rsidR="00EA1793" w:rsidRPr="00EA1793" w:rsidRDefault="00EA1793" w:rsidP="00EA1793">
      <w:pPr>
        <w:numPr>
          <w:ilvl w:val="0"/>
          <w:numId w:val="3"/>
        </w:numPr>
      </w:pPr>
      <w:r w:rsidRPr="00EA1793">
        <w:t>Fraud detection using machine learning on combined historical and streaming data</w:t>
      </w:r>
    </w:p>
    <w:p w14:paraId="038BBD08" w14:textId="77777777" w:rsidR="00EA1793" w:rsidRPr="00EA1793" w:rsidRDefault="00EA1793" w:rsidP="00EA1793">
      <w:r w:rsidRPr="00EA1793">
        <w:rPr>
          <w:b/>
          <w:bCs/>
        </w:rPr>
        <w:t>Customer 360 &amp; Personalization</w:t>
      </w:r>
    </w:p>
    <w:p w14:paraId="22DF8605" w14:textId="77777777" w:rsidR="00EA1793" w:rsidRPr="00EA1793" w:rsidRDefault="00EA1793" w:rsidP="00EA1793">
      <w:pPr>
        <w:numPr>
          <w:ilvl w:val="0"/>
          <w:numId w:val="4"/>
        </w:numPr>
      </w:pPr>
      <w:r w:rsidRPr="00EA1793">
        <w:t>Integrate CRM data from on-premises Salesforce/custom systems with digital banking interactions</w:t>
      </w:r>
    </w:p>
    <w:p w14:paraId="74252470" w14:textId="77777777" w:rsidR="00EA1793" w:rsidRPr="00EA1793" w:rsidRDefault="00EA1793" w:rsidP="00EA1793">
      <w:pPr>
        <w:numPr>
          <w:ilvl w:val="0"/>
          <w:numId w:val="4"/>
        </w:numPr>
      </w:pPr>
      <w:r w:rsidRPr="00EA1793">
        <w:t>Build comprehensive customer profiles for cross-sell/up-sell opportunities</w:t>
      </w:r>
    </w:p>
    <w:p w14:paraId="4FF3C67C" w14:textId="77777777" w:rsidR="00EA1793" w:rsidRPr="00EA1793" w:rsidRDefault="00EA1793" w:rsidP="00EA1793">
      <w:pPr>
        <w:numPr>
          <w:ilvl w:val="0"/>
          <w:numId w:val="4"/>
        </w:numPr>
      </w:pPr>
      <w:r w:rsidRPr="00EA1793">
        <w:t>Support real-time personalization for mobile and online banking</w:t>
      </w:r>
    </w:p>
    <w:p w14:paraId="56126F2B" w14:textId="77777777" w:rsidR="00EA1793" w:rsidRPr="00EA1793" w:rsidRDefault="00EA1793" w:rsidP="00EA1793">
      <w:r w:rsidRPr="00EA1793">
        <w:rPr>
          <w:b/>
          <w:bCs/>
        </w:rPr>
        <w:t>Financial Planning &amp; Analysis</w:t>
      </w:r>
    </w:p>
    <w:p w14:paraId="1C3FA295" w14:textId="77777777" w:rsidR="00EA1793" w:rsidRPr="00EA1793" w:rsidRDefault="00EA1793" w:rsidP="00EA1793">
      <w:pPr>
        <w:numPr>
          <w:ilvl w:val="0"/>
          <w:numId w:val="5"/>
        </w:numPr>
      </w:pPr>
      <w:r w:rsidRPr="00EA1793">
        <w:t>Consolidate GL data from multiple on-premises ERP systems</w:t>
      </w:r>
    </w:p>
    <w:p w14:paraId="504CFF6D" w14:textId="77777777" w:rsidR="00EA1793" w:rsidRPr="00EA1793" w:rsidRDefault="00EA1793" w:rsidP="00EA1793">
      <w:pPr>
        <w:numPr>
          <w:ilvl w:val="0"/>
          <w:numId w:val="5"/>
        </w:numPr>
      </w:pPr>
      <w:r w:rsidRPr="00EA1793">
        <w:t>Enable self-service analytics for business units while maintaining data governance</w:t>
      </w:r>
    </w:p>
    <w:p w14:paraId="34EFD582" w14:textId="77777777" w:rsidR="00EA1793" w:rsidRPr="00EA1793" w:rsidRDefault="00EA1793" w:rsidP="00EA1793">
      <w:pPr>
        <w:numPr>
          <w:ilvl w:val="0"/>
          <w:numId w:val="5"/>
        </w:numPr>
      </w:pPr>
      <w:r w:rsidRPr="00EA1793">
        <w:t>Support scenario modeling and forecasting</w:t>
      </w:r>
    </w:p>
    <w:p w14:paraId="6FDEBF0E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3. Design Benefits</w:t>
      </w:r>
    </w:p>
    <w:p w14:paraId="4F546C54" w14:textId="77777777" w:rsidR="00EA1793" w:rsidRPr="00EA1793" w:rsidRDefault="00EA1793" w:rsidP="00EA1793">
      <w:r w:rsidRPr="00EA1793">
        <w:rPr>
          <w:b/>
          <w:bCs/>
        </w:rPr>
        <w:t>Unified Platform Benefits:</w:t>
      </w:r>
    </w:p>
    <w:p w14:paraId="74CCB03F" w14:textId="77777777" w:rsidR="00EA1793" w:rsidRPr="00EA1793" w:rsidRDefault="00EA1793" w:rsidP="00EA1793">
      <w:pPr>
        <w:numPr>
          <w:ilvl w:val="0"/>
          <w:numId w:val="6"/>
        </w:numPr>
      </w:pPr>
      <w:r w:rsidRPr="00EA1793">
        <w:rPr>
          <w:b/>
          <w:bCs/>
        </w:rPr>
        <w:t>Single Source of Truth</w:t>
      </w:r>
      <w:r w:rsidRPr="00EA1793">
        <w:t>: OneLake eliminates data silos and duplication across analytics workloads</w:t>
      </w:r>
    </w:p>
    <w:p w14:paraId="6B926A01" w14:textId="77777777" w:rsidR="00EA1793" w:rsidRPr="00EA1793" w:rsidRDefault="00EA1793" w:rsidP="00EA1793">
      <w:pPr>
        <w:numPr>
          <w:ilvl w:val="0"/>
          <w:numId w:val="6"/>
        </w:numPr>
      </w:pPr>
      <w:r w:rsidRPr="00EA1793">
        <w:rPr>
          <w:b/>
          <w:bCs/>
        </w:rPr>
        <w:t>Reduced Complexity</w:t>
      </w:r>
      <w:r w:rsidRPr="00EA1793">
        <w:t>: No need to integrate separate services (ADF, Synapse, Power BI, etc.)</w:t>
      </w:r>
    </w:p>
    <w:p w14:paraId="6AF991C9" w14:textId="77777777" w:rsidR="00EA1793" w:rsidRPr="00EA1793" w:rsidRDefault="00EA1793" w:rsidP="00EA1793">
      <w:pPr>
        <w:numPr>
          <w:ilvl w:val="0"/>
          <w:numId w:val="6"/>
        </w:numPr>
      </w:pPr>
      <w:r w:rsidRPr="00EA1793">
        <w:rPr>
          <w:b/>
          <w:bCs/>
        </w:rPr>
        <w:t>Simplified Governance</w:t>
      </w:r>
      <w:r w:rsidRPr="00EA1793">
        <w:t>: Centralized security, compliance, and data lineage across all workloads</w:t>
      </w:r>
    </w:p>
    <w:p w14:paraId="035ABBBE" w14:textId="77777777" w:rsidR="00EA1793" w:rsidRPr="00EA1793" w:rsidRDefault="00EA1793" w:rsidP="00EA1793">
      <w:pPr>
        <w:numPr>
          <w:ilvl w:val="0"/>
          <w:numId w:val="6"/>
        </w:numPr>
      </w:pPr>
      <w:r w:rsidRPr="00EA1793">
        <w:rPr>
          <w:b/>
          <w:bCs/>
        </w:rPr>
        <w:t>Cost Efficiency</w:t>
      </w:r>
      <w:r w:rsidRPr="00EA1793">
        <w:t>: Compute-storage separation with automatic optimization</w:t>
      </w:r>
    </w:p>
    <w:p w14:paraId="4AE114E8" w14:textId="77777777" w:rsidR="00EA1793" w:rsidRPr="00EA1793" w:rsidRDefault="00EA1793" w:rsidP="00EA1793">
      <w:r w:rsidRPr="00EA1793">
        <w:rPr>
          <w:b/>
          <w:bCs/>
        </w:rPr>
        <w:t>Financial Services-Specific Benefits:</w:t>
      </w:r>
    </w:p>
    <w:p w14:paraId="37EBDA8E" w14:textId="77777777" w:rsidR="00EA1793" w:rsidRPr="00EA1793" w:rsidRDefault="00EA1793" w:rsidP="00EA1793">
      <w:pPr>
        <w:numPr>
          <w:ilvl w:val="0"/>
          <w:numId w:val="7"/>
        </w:numPr>
      </w:pPr>
      <w:r w:rsidRPr="00EA1793">
        <w:rPr>
          <w:b/>
          <w:bCs/>
        </w:rPr>
        <w:t>Compliance Ready</w:t>
      </w:r>
      <w:r w:rsidRPr="00EA1793">
        <w:t>: Built-in governance features support SOX, PCI-DSS, SOC 2 compliance</w:t>
      </w:r>
    </w:p>
    <w:p w14:paraId="6E2C3DFE" w14:textId="77777777" w:rsidR="00EA1793" w:rsidRPr="00EA1793" w:rsidRDefault="00EA1793" w:rsidP="00EA1793">
      <w:pPr>
        <w:numPr>
          <w:ilvl w:val="0"/>
          <w:numId w:val="7"/>
        </w:numPr>
      </w:pPr>
      <w:r w:rsidRPr="00EA1793">
        <w:rPr>
          <w:b/>
          <w:bCs/>
        </w:rPr>
        <w:t>Data Residency</w:t>
      </w:r>
      <w:r w:rsidRPr="00EA1793">
        <w:t>: OneLake supports region-specific data storage for regulatory requirements</w:t>
      </w:r>
    </w:p>
    <w:p w14:paraId="32533342" w14:textId="77777777" w:rsidR="00EA1793" w:rsidRPr="00EA1793" w:rsidRDefault="00EA1793" w:rsidP="00EA1793">
      <w:pPr>
        <w:numPr>
          <w:ilvl w:val="0"/>
          <w:numId w:val="7"/>
        </w:numPr>
      </w:pPr>
      <w:r w:rsidRPr="00EA1793">
        <w:rPr>
          <w:b/>
          <w:bCs/>
        </w:rPr>
        <w:t>Audit Capabilities</w:t>
      </w:r>
      <w:r w:rsidRPr="00EA1793">
        <w:t>: Comprehensive logging and lineage tracking for regulatory examination</w:t>
      </w:r>
    </w:p>
    <w:p w14:paraId="3CE239BA" w14:textId="77777777" w:rsidR="00EA1793" w:rsidRPr="00EA1793" w:rsidRDefault="00EA1793" w:rsidP="00EA1793">
      <w:pPr>
        <w:numPr>
          <w:ilvl w:val="0"/>
          <w:numId w:val="7"/>
        </w:numPr>
      </w:pPr>
      <w:r w:rsidRPr="00EA1793">
        <w:rPr>
          <w:b/>
          <w:bCs/>
        </w:rPr>
        <w:t>Security</w:t>
      </w:r>
      <w:r w:rsidRPr="00EA1793">
        <w:t>: Enterprise-grade encryption at rest and in transit, integration with Azure AD</w:t>
      </w:r>
    </w:p>
    <w:p w14:paraId="4DCD6ABD" w14:textId="77777777" w:rsidR="00EA1793" w:rsidRPr="00EA1793" w:rsidRDefault="00EA1793" w:rsidP="00EA1793">
      <w:pPr>
        <w:numPr>
          <w:ilvl w:val="0"/>
          <w:numId w:val="7"/>
        </w:numPr>
      </w:pPr>
      <w:r w:rsidRPr="00EA1793">
        <w:rPr>
          <w:b/>
          <w:bCs/>
        </w:rPr>
        <w:t>Scalability</w:t>
      </w:r>
      <w:r w:rsidRPr="00EA1793">
        <w:t>: Handle month-end/quarter-end processing spikes without infrastructure management</w:t>
      </w:r>
    </w:p>
    <w:p w14:paraId="5C84AA27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4. Data Flow Architecture</w:t>
      </w:r>
    </w:p>
    <w:p w14:paraId="68807DAC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On-Premises to Azure Data Flow</w:t>
      </w:r>
    </w:p>
    <w:p w14:paraId="246211B8" w14:textId="77777777" w:rsidR="00EA1793" w:rsidRPr="00EA1793" w:rsidRDefault="00EA1793" w:rsidP="00EA1793">
      <w:r w:rsidRPr="00EA1793">
        <w:t>On-Premises Environment → Azure Fabric Environment</w:t>
      </w:r>
    </w:p>
    <w:p w14:paraId="614E7857" w14:textId="77777777" w:rsidR="00EA1793" w:rsidRPr="00EA1793" w:rsidRDefault="00EA1793" w:rsidP="00EA1793"/>
    <w:p w14:paraId="1A6B79CC" w14:textId="77777777" w:rsidR="00EA1793" w:rsidRPr="00EA1793" w:rsidRDefault="00EA1793" w:rsidP="00EA1793">
      <w:r w:rsidRPr="00EA1793">
        <w:t>[Core Banking Systems]</w:t>
      </w:r>
    </w:p>
    <w:p w14:paraId="282C58EF" w14:textId="77777777" w:rsidR="00EA1793" w:rsidRPr="00EA1793" w:rsidRDefault="00EA1793" w:rsidP="00EA1793">
      <w:r w:rsidRPr="00EA1793">
        <w:t xml:space="preserve">[Trading </w:t>
      </w:r>
      <w:proofErr w:type="gramStart"/>
      <w:r w:rsidRPr="00EA1793">
        <w:t xml:space="preserve">Platforms]   </w:t>
      </w:r>
      <w:proofErr w:type="gramEnd"/>
      <w:r w:rsidRPr="00EA1793">
        <w:t xml:space="preserve">     → [On-Premises Data Gateway] →</w:t>
      </w:r>
    </w:p>
    <w:p w14:paraId="485C89C9" w14:textId="77777777" w:rsidR="00EA1793" w:rsidRPr="00EA1793" w:rsidRDefault="00EA1793" w:rsidP="00EA1793">
      <w:r w:rsidRPr="00EA1793">
        <w:t xml:space="preserve">[Loan </w:t>
      </w:r>
      <w:proofErr w:type="gramStart"/>
      <w:r w:rsidRPr="00EA1793">
        <w:t xml:space="preserve">Systems]   </w:t>
      </w:r>
      <w:proofErr w:type="gramEnd"/>
      <w:r w:rsidRPr="00EA1793">
        <w:t xml:space="preserve">                   ↓</w:t>
      </w:r>
    </w:p>
    <w:p w14:paraId="211ED05E" w14:textId="77777777" w:rsidR="00EA1793" w:rsidRPr="00EA1793" w:rsidRDefault="00EA1793" w:rsidP="00EA1793">
      <w:r w:rsidRPr="00EA1793">
        <w:t>[SQL Server/</w:t>
      </w:r>
      <w:proofErr w:type="gramStart"/>
      <w:r w:rsidRPr="00EA1793">
        <w:t xml:space="preserve">Oracle]   </w:t>
      </w:r>
      <w:proofErr w:type="gramEnd"/>
      <w:r w:rsidRPr="00EA1793">
        <w:t xml:space="preserve">              ↓</w:t>
      </w:r>
    </w:p>
    <w:p w14:paraId="362C72A7" w14:textId="77777777" w:rsidR="00EA1793" w:rsidRPr="00EA1793" w:rsidRDefault="00EA1793" w:rsidP="00EA1793">
      <w:r w:rsidRPr="00EA1793">
        <w:t xml:space="preserve">[File </w:t>
      </w:r>
      <w:proofErr w:type="gramStart"/>
      <w:r w:rsidRPr="00EA1793">
        <w:t xml:space="preserve">Shares]   </w:t>
      </w:r>
      <w:proofErr w:type="gramEnd"/>
      <w:r w:rsidRPr="00EA1793">
        <w:t xml:space="preserve">           → [Virtual Network Gateway/ExpressRoute] →</w:t>
      </w:r>
    </w:p>
    <w:p w14:paraId="6237359A" w14:textId="77777777" w:rsidR="00EA1793" w:rsidRPr="00EA1793" w:rsidRDefault="00EA1793" w:rsidP="00EA1793">
      <w:r w:rsidRPr="00EA1793">
        <w:t xml:space="preserve">                                    ↓</w:t>
      </w:r>
    </w:p>
    <w:p w14:paraId="7B1032FA" w14:textId="77777777" w:rsidR="00EA1793" w:rsidRPr="00EA1793" w:rsidRDefault="00EA1793" w:rsidP="00EA1793">
      <w:r w:rsidRPr="00EA1793">
        <w:t xml:space="preserve">                           [Azure Integration Layer]</w:t>
      </w:r>
    </w:p>
    <w:p w14:paraId="37809F73" w14:textId="77777777" w:rsidR="00EA1793" w:rsidRPr="00EA1793" w:rsidRDefault="00EA1793" w:rsidP="00EA1793">
      <w:r w:rsidRPr="00EA1793">
        <w:t xml:space="preserve">                                    ↓</w:t>
      </w:r>
    </w:p>
    <w:p w14:paraId="5C71D7B7" w14:textId="77777777" w:rsidR="00EA1793" w:rsidRPr="00EA1793" w:rsidRDefault="00EA1793" w:rsidP="00EA1793">
      <w:r w:rsidRPr="00EA1793">
        <w:t xml:space="preserve">                           ┌────────</w:t>
      </w:r>
      <w:r w:rsidRPr="00EA1793">
        <w:rPr>
          <w:rFonts w:ascii="Arial" w:hAnsi="Arial" w:cs="Arial"/>
        </w:rPr>
        <w:t>┴</w:t>
      </w:r>
      <w:r w:rsidRPr="00EA1793">
        <w:rPr>
          <w:rFonts w:ascii="Aptos" w:hAnsi="Aptos" w:cs="Aptos"/>
        </w:rPr>
        <w:t>────────┐</w:t>
      </w:r>
    </w:p>
    <w:p w14:paraId="166D78A0" w14:textId="77777777" w:rsidR="00EA1793" w:rsidRPr="00EA1793" w:rsidRDefault="00EA1793" w:rsidP="00EA1793">
      <w:r w:rsidRPr="00EA1793">
        <w:t xml:space="preserve">                           ↓                 ↓</w:t>
      </w:r>
    </w:p>
    <w:p w14:paraId="00B9503F" w14:textId="77777777" w:rsidR="00EA1793" w:rsidRPr="00EA1793" w:rsidRDefault="00EA1793" w:rsidP="00EA1793">
      <w:r w:rsidRPr="00EA1793">
        <w:t xml:space="preserve">                    [Data </w:t>
      </w:r>
      <w:proofErr w:type="gramStart"/>
      <w:r w:rsidRPr="00EA1793">
        <w:t xml:space="preserve">Factory]   </w:t>
      </w:r>
      <w:proofErr w:type="gramEnd"/>
      <w:r w:rsidRPr="00EA1793">
        <w:t xml:space="preserve"> [Event Hub/IoT Hub]</w:t>
      </w:r>
    </w:p>
    <w:p w14:paraId="60482440" w14:textId="77777777" w:rsidR="00EA1793" w:rsidRPr="00EA1793" w:rsidRDefault="00EA1793" w:rsidP="00EA1793">
      <w:r w:rsidRPr="00EA1793">
        <w:t xml:space="preserve">                           ↓                 ↓</w:t>
      </w:r>
    </w:p>
    <w:p w14:paraId="4AA3A143" w14:textId="77777777" w:rsidR="00EA1793" w:rsidRPr="00EA1793" w:rsidRDefault="00EA1793" w:rsidP="00EA1793">
      <w:r w:rsidRPr="00EA1793">
        <w:t xml:space="preserve">                    [Lakehouse/     </w:t>
      </w:r>
      <w:proofErr w:type="gramStart"/>
      <w:r w:rsidRPr="00EA1793">
        <w:t xml:space="preserve">   [</w:t>
      </w:r>
      <w:proofErr w:type="gramEnd"/>
      <w:r w:rsidRPr="00EA1793">
        <w:t>Real-Time</w:t>
      </w:r>
    </w:p>
    <w:p w14:paraId="026E6FDE" w14:textId="77777777" w:rsidR="00EA1793" w:rsidRPr="00EA1793" w:rsidRDefault="00EA1793" w:rsidP="00EA1793">
      <w:r w:rsidRPr="00EA1793">
        <w:t xml:space="preserve">                     </w:t>
      </w:r>
      <w:proofErr w:type="gramStart"/>
      <w:r w:rsidRPr="00EA1793">
        <w:t xml:space="preserve">Warehouse]   </w:t>
      </w:r>
      <w:proofErr w:type="gramEnd"/>
      <w:r w:rsidRPr="00EA1793">
        <w:t xml:space="preserve">      Analytics]</w:t>
      </w:r>
    </w:p>
    <w:p w14:paraId="61C65A08" w14:textId="77777777" w:rsidR="00EA1793" w:rsidRPr="00EA1793" w:rsidRDefault="00EA1793" w:rsidP="00EA1793">
      <w:r w:rsidRPr="00EA1793">
        <w:t xml:space="preserve">                           ↓                 ↓</w:t>
      </w:r>
    </w:p>
    <w:p w14:paraId="1178E291" w14:textId="77777777" w:rsidR="00EA1793" w:rsidRPr="00EA1793" w:rsidRDefault="00EA1793" w:rsidP="00EA1793">
      <w:r w:rsidRPr="00EA1793">
        <w:t xml:space="preserve">                    </w:t>
      </w:r>
      <w:r w:rsidRPr="00EA1793">
        <w:rPr>
          <w:rFonts w:ascii="Arial" w:hAnsi="Arial" w:cs="Arial"/>
        </w:rPr>
        <w:t>═══════════════════════════</w:t>
      </w:r>
    </w:p>
    <w:p w14:paraId="6598903E" w14:textId="77777777" w:rsidR="00EA1793" w:rsidRPr="00EA1793" w:rsidRDefault="00EA1793" w:rsidP="00EA1793">
      <w:r w:rsidRPr="00EA1793">
        <w:t xml:space="preserve">                           OneLake</w:t>
      </w:r>
    </w:p>
    <w:p w14:paraId="28E283E0" w14:textId="77777777" w:rsidR="00EA1793" w:rsidRPr="00EA1793" w:rsidRDefault="00EA1793" w:rsidP="00EA1793">
      <w:r w:rsidRPr="00EA1793">
        <w:t xml:space="preserve">                    </w:t>
      </w:r>
      <w:r w:rsidRPr="00EA1793">
        <w:rPr>
          <w:rFonts w:ascii="Arial" w:hAnsi="Arial" w:cs="Arial"/>
        </w:rPr>
        <w:t>═══════════════════════════</w:t>
      </w:r>
    </w:p>
    <w:p w14:paraId="14E9EAB1" w14:textId="77777777" w:rsidR="00EA1793" w:rsidRPr="00EA1793" w:rsidRDefault="00EA1793" w:rsidP="00EA1793">
      <w:r w:rsidRPr="00EA1793">
        <w:t xml:space="preserve">                           ↓</w:t>
      </w:r>
    </w:p>
    <w:p w14:paraId="6CDD3242" w14:textId="77777777" w:rsidR="00EA1793" w:rsidRPr="00EA1793" w:rsidRDefault="00EA1793" w:rsidP="00EA1793">
      <w:r w:rsidRPr="00EA1793">
        <w:t xml:space="preserve">                    [Power BI Service]</w:t>
      </w:r>
    </w:p>
    <w:p w14:paraId="7CDE0363" w14:textId="77777777" w:rsidR="00EA1793" w:rsidRPr="00EA1793" w:rsidRDefault="00EA1793" w:rsidP="00EA1793">
      <w:r w:rsidRPr="00EA1793">
        <w:rPr>
          <w:b/>
          <w:bCs/>
        </w:rPr>
        <w:t>Detailed Flow Components:</w:t>
      </w:r>
    </w:p>
    <w:p w14:paraId="6C34DF14" w14:textId="77777777" w:rsidR="00EA1793" w:rsidRPr="00EA1793" w:rsidRDefault="00EA1793" w:rsidP="00EA1793">
      <w:r w:rsidRPr="00EA1793">
        <w:rPr>
          <w:b/>
          <w:bCs/>
        </w:rPr>
        <w:t>Step 1: Data Extraction</w:t>
      </w:r>
    </w:p>
    <w:p w14:paraId="435EF4AE" w14:textId="77777777" w:rsidR="00EA1793" w:rsidRPr="00EA1793" w:rsidRDefault="00EA1793" w:rsidP="00EA1793">
      <w:pPr>
        <w:numPr>
          <w:ilvl w:val="0"/>
          <w:numId w:val="8"/>
        </w:numPr>
      </w:pPr>
      <w:r w:rsidRPr="00EA1793">
        <w:t>On-Premises Data Gateway (Standard/VNet) connects to SQL Server, Oracle, SAP, file shares</w:t>
      </w:r>
    </w:p>
    <w:p w14:paraId="2CDD9F23" w14:textId="77777777" w:rsidR="00EA1793" w:rsidRPr="00EA1793" w:rsidRDefault="00EA1793" w:rsidP="00EA1793">
      <w:pPr>
        <w:numPr>
          <w:ilvl w:val="0"/>
          <w:numId w:val="8"/>
        </w:numPr>
      </w:pPr>
      <w:r w:rsidRPr="00EA1793">
        <w:t>ExpressRoute or Site-to-Site VPN for high-volume, low-latency connectivity</w:t>
      </w:r>
    </w:p>
    <w:p w14:paraId="4D2ED915" w14:textId="77777777" w:rsidR="00EA1793" w:rsidRPr="00EA1793" w:rsidRDefault="00EA1793" w:rsidP="00EA1793">
      <w:pPr>
        <w:numPr>
          <w:ilvl w:val="0"/>
          <w:numId w:val="8"/>
        </w:numPr>
      </w:pPr>
      <w:r w:rsidRPr="00EA1793">
        <w:t>Change Data Capture (CDC) from transactional databases</w:t>
      </w:r>
    </w:p>
    <w:p w14:paraId="194ACC87" w14:textId="77777777" w:rsidR="00EA1793" w:rsidRPr="00EA1793" w:rsidRDefault="00EA1793" w:rsidP="00EA1793">
      <w:r w:rsidRPr="00EA1793">
        <w:rPr>
          <w:b/>
          <w:bCs/>
        </w:rPr>
        <w:t>Step 2: Data Ingestion</w:t>
      </w:r>
    </w:p>
    <w:p w14:paraId="65951EF9" w14:textId="77777777" w:rsidR="00EA1793" w:rsidRPr="00EA1793" w:rsidRDefault="00EA1793" w:rsidP="00EA1793">
      <w:pPr>
        <w:numPr>
          <w:ilvl w:val="0"/>
          <w:numId w:val="9"/>
        </w:numPr>
      </w:pPr>
      <w:r w:rsidRPr="00EA1793">
        <w:t>Data Factory pipelines orchestrate batch data movement</w:t>
      </w:r>
    </w:p>
    <w:p w14:paraId="24D21EAF" w14:textId="77777777" w:rsidR="00EA1793" w:rsidRPr="00EA1793" w:rsidRDefault="00EA1793" w:rsidP="00EA1793">
      <w:pPr>
        <w:numPr>
          <w:ilvl w:val="0"/>
          <w:numId w:val="9"/>
        </w:numPr>
      </w:pPr>
      <w:r w:rsidRPr="00EA1793">
        <w:t>Event Hub captures streaming data from trading systems, mobile apps, ATM transactions</w:t>
      </w:r>
    </w:p>
    <w:p w14:paraId="2BEFEC74" w14:textId="77777777" w:rsidR="00EA1793" w:rsidRPr="00EA1793" w:rsidRDefault="00EA1793" w:rsidP="00EA1793">
      <w:pPr>
        <w:numPr>
          <w:ilvl w:val="0"/>
          <w:numId w:val="9"/>
        </w:numPr>
      </w:pPr>
      <w:r w:rsidRPr="00EA1793">
        <w:t>Azure Databricks can process complex transformations before landing in Fabric</w:t>
      </w:r>
    </w:p>
    <w:p w14:paraId="2E4EDF8E" w14:textId="77777777" w:rsidR="00EA1793" w:rsidRPr="00EA1793" w:rsidRDefault="00EA1793" w:rsidP="00EA1793">
      <w:r w:rsidRPr="00EA1793">
        <w:rPr>
          <w:b/>
          <w:bCs/>
        </w:rPr>
        <w:t>Step 3: Data Storage &amp; Processing</w:t>
      </w:r>
    </w:p>
    <w:p w14:paraId="22E31405" w14:textId="77777777" w:rsidR="00EA1793" w:rsidRPr="00EA1793" w:rsidRDefault="00EA1793" w:rsidP="00EA1793">
      <w:pPr>
        <w:numPr>
          <w:ilvl w:val="0"/>
          <w:numId w:val="10"/>
        </w:numPr>
      </w:pPr>
      <w:r w:rsidRPr="00EA1793">
        <w:rPr>
          <w:b/>
          <w:bCs/>
        </w:rPr>
        <w:t>Lakehouse</w:t>
      </w:r>
      <w:r w:rsidRPr="00EA1793">
        <w:t>: Stores raw, bronze layer data in Delta Lake format in OneLake</w:t>
      </w:r>
    </w:p>
    <w:p w14:paraId="7C83B797" w14:textId="77777777" w:rsidR="00EA1793" w:rsidRPr="00EA1793" w:rsidRDefault="00EA1793" w:rsidP="00EA1793">
      <w:pPr>
        <w:numPr>
          <w:ilvl w:val="0"/>
          <w:numId w:val="10"/>
        </w:numPr>
      </w:pPr>
      <w:r w:rsidRPr="00EA1793">
        <w:rPr>
          <w:b/>
          <w:bCs/>
        </w:rPr>
        <w:t>Data Warehouse</w:t>
      </w:r>
      <w:r w:rsidRPr="00EA1793">
        <w:t>: Hosts cleansed, modeled data for analytics (silver/gold layers)</w:t>
      </w:r>
    </w:p>
    <w:p w14:paraId="64270966" w14:textId="77777777" w:rsidR="00EA1793" w:rsidRPr="00EA1793" w:rsidRDefault="00EA1793" w:rsidP="00EA1793">
      <w:pPr>
        <w:numPr>
          <w:ilvl w:val="0"/>
          <w:numId w:val="10"/>
        </w:numPr>
      </w:pPr>
      <w:r w:rsidRPr="00EA1793">
        <w:rPr>
          <w:b/>
          <w:bCs/>
        </w:rPr>
        <w:t>Azure Databricks</w:t>
      </w:r>
      <w:r w:rsidRPr="00EA1793">
        <w:t>: External compute for complex ML models, can read/write OneLake via shortcuts</w:t>
      </w:r>
    </w:p>
    <w:p w14:paraId="48A07D79" w14:textId="77777777" w:rsidR="00EA1793" w:rsidRPr="00EA1793" w:rsidRDefault="00EA1793" w:rsidP="00EA1793">
      <w:pPr>
        <w:numPr>
          <w:ilvl w:val="0"/>
          <w:numId w:val="10"/>
        </w:numPr>
      </w:pPr>
      <w:r w:rsidRPr="00EA1793">
        <w:rPr>
          <w:b/>
          <w:bCs/>
        </w:rPr>
        <w:t>Cosmos DB</w:t>
      </w:r>
      <w:r w:rsidRPr="00EA1793">
        <w:t>: Transactional data store for real-time applications, synced to Fabric via change feed</w:t>
      </w:r>
    </w:p>
    <w:p w14:paraId="4FFA689E" w14:textId="77777777" w:rsidR="00EA1793" w:rsidRPr="00EA1793" w:rsidRDefault="00EA1793" w:rsidP="00EA1793">
      <w:r w:rsidRPr="00EA1793">
        <w:rPr>
          <w:b/>
          <w:bCs/>
        </w:rPr>
        <w:t>Step 4: Analytics &amp; Reporting</w:t>
      </w:r>
    </w:p>
    <w:p w14:paraId="548C512F" w14:textId="77777777" w:rsidR="00EA1793" w:rsidRPr="00EA1793" w:rsidRDefault="00EA1793" w:rsidP="00EA1793">
      <w:pPr>
        <w:numPr>
          <w:ilvl w:val="0"/>
          <w:numId w:val="11"/>
        </w:numPr>
      </w:pPr>
      <w:r w:rsidRPr="00EA1793">
        <w:t>Power BI connects directly to Fabric Warehouse or Lakehouse via Direct Lake mode</w:t>
      </w:r>
    </w:p>
    <w:p w14:paraId="26136579" w14:textId="77777777" w:rsidR="00EA1793" w:rsidRPr="00EA1793" w:rsidRDefault="00EA1793" w:rsidP="00EA1793">
      <w:pPr>
        <w:numPr>
          <w:ilvl w:val="0"/>
          <w:numId w:val="11"/>
        </w:numPr>
      </w:pPr>
      <w:r w:rsidRPr="00EA1793">
        <w:t>Semantic models built on top of OneLake data</w:t>
      </w:r>
    </w:p>
    <w:p w14:paraId="51288DED" w14:textId="77777777" w:rsidR="00EA1793" w:rsidRPr="00EA1793" w:rsidRDefault="00EA1793" w:rsidP="00EA1793">
      <w:pPr>
        <w:numPr>
          <w:ilvl w:val="0"/>
          <w:numId w:val="11"/>
        </w:numPr>
      </w:pPr>
      <w:r w:rsidRPr="00EA1793">
        <w:t>Reports published to Power BI Service workspaces</w:t>
      </w:r>
    </w:p>
    <w:p w14:paraId="1BD99511" w14:textId="77777777" w:rsidR="00EA1793" w:rsidRPr="00EA1793" w:rsidRDefault="00EA1793" w:rsidP="00EA1793">
      <w:r w:rsidRPr="00EA1793">
        <w:rPr>
          <w:b/>
          <w:bCs/>
        </w:rPr>
        <w:t>Data Flow Example: Loan Application Processing</w:t>
      </w:r>
    </w:p>
    <w:p w14:paraId="05386A19" w14:textId="77777777" w:rsidR="00EA1793" w:rsidRPr="00EA1793" w:rsidRDefault="00EA1793" w:rsidP="00EA1793">
      <w:r w:rsidRPr="00EA1793">
        <w:t xml:space="preserve">On-Prem Loan System (SQL Server) </w:t>
      </w:r>
    </w:p>
    <w:p w14:paraId="604AE80B" w14:textId="77777777" w:rsidR="00EA1793" w:rsidRPr="00EA1793" w:rsidRDefault="00EA1793" w:rsidP="00EA1793">
      <w:r w:rsidRPr="00EA1793">
        <w:t xml:space="preserve">→ Gateway Extract (Daily CDC) </w:t>
      </w:r>
    </w:p>
    <w:p w14:paraId="34B4D938" w14:textId="77777777" w:rsidR="00EA1793" w:rsidRPr="00EA1793" w:rsidRDefault="00EA1793" w:rsidP="00EA1793">
      <w:r w:rsidRPr="00EA1793">
        <w:t xml:space="preserve">→ Data Factory Pipeline </w:t>
      </w:r>
    </w:p>
    <w:p w14:paraId="18FE106A" w14:textId="77777777" w:rsidR="00EA1793" w:rsidRPr="00EA1793" w:rsidRDefault="00EA1793" w:rsidP="00EA1793">
      <w:r w:rsidRPr="00EA1793">
        <w:t xml:space="preserve">→ Lakehouse (Raw/Bronze) </w:t>
      </w:r>
    </w:p>
    <w:p w14:paraId="65C86887" w14:textId="77777777" w:rsidR="00EA1793" w:rsidRPr="00EA1793" w:rsidRDefault="00EA1793" w:rsidP="00EA1793">
      <w:r w:rsidRPr="00EA1793">
        <w:t xml:space="preserve">→ Synapse Notebook (Transform/Validate) </w:t>
      </w:r>
    </w:p>
    <w:p w14:paraId="545F01D2" w14:textId="77777777" w:rsidR="00EA1793" w:rsidRPr="00EA1793" w:rsidRDefault="00EA1793" w:rsidP="00EA1793">
      <w:r w:rsidRPr="00EA1793">
        <w:t xml:space="preserve">→ Warehouse (Curated/Gold) </w:t>
      </w:r>
    </w:p>
    <w:p w14:paraId="5BD5BC04" w14:textId="77777777" w:rsidR="00EA1793" w:rsidRPr="00EA1793" w:rsidRDefault="00EA1793" w:rsidP="00EA1793">
      <w:r w:rsidRPr="00EA1793">
        <w:t xml:space="preserve">→ Power BI Semantic Model </w:t>
      </w:r>
    </w:p>
    <w:p w14:paraId="319AC06B" w14:textId="77777777" w:rsidR="00EA1793" w:rsidRPr="00EA1793" w:rsidRDefault="00EA1793" w:rsidP="00EA1793">
      <w:r w:rsidRPr="00EA1793">
        <w:t>→ Dashboard (Loan Pipeline Analytics)</w:t>
      </w:r>
    </w:p>
    <w:p w14:paraId="18D48FFB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5. Design Scope</w:t>
      </w:r>
    </w:p>
    <w:p w14:paraId="2DA4521F" w14:textId="77777777" w:rsidR="00EA1793" w:rsidRPr="00EA1793" w:rsidRDefault="00EA1793" w:rsidP="00EA1793">
      <w:r w:rsidRPr="00EA1793">
        <w:rPr>
          <w:b/>
          <w:bCs/>
        </w:rPr>
        <w:t>In-Scope Components:</w:t>
      </w:r>
    </w:p>
    <w:p w14:paraId="13EF431C" w14:textId="77777777" w:rsidR="00EA1793" w:rsidRPr="00EA1793" w:rsidRDefault="00EA1793" w:rsidP="00EA1793">
      <w:r w:rsidRPr="00EA1793">
        <w:rPr>
          <w:b/>
          <w:bCs/>
        </w:rPr>
        <w:t>Data Sources:</w:t>
      </w:r>
    </w:p>
    <w:p w14:paraId="5CEE4676" w14:textId="77777777" w:rsidR="00EA1793" w:rsidRPr="00EA1793" w:rsidRDefault="00EA1793" w:rsidP="00EA1793">
      <w:pPr>
        <w:numPr>
          <w:ilvl w:val="0"/>
          <w:numId w:val="12"/>
        </w:numPr>
      </w:pPr>
      <w:r w:rsidRPr="00EA1793">
        <w:t>On-premises relational databases (SQL Server, Oracle, DB2)</w:t>
      </w:r>
    </w:p>
    <w:p w14:paraId="3C120D09" w14:textId="77777777" w:rsidR="00EA1793" w:rsidRPr="00EA1793" w:rsidRDefault="00EA1793" w:rsidP="00EA1793">
      <w:pPr>
        <w:numPr>
          <w:ilvl w:val="0"/>
          <w:numId w:val="12"/>
        </w:numPr>
      </w:pPr>
      <w:r w:rsidRPr="00EA1793">
        <w:t>On-premises file systems and network shares</w:t>
      </w:r>
    </w:p>
    <w:p w14:paraId="1B8AE8E4" w14:textId="77777777" w:rsidR="00EA1793" w:rsidRPr="00EA1793" w:rsidRDefault="00EA1793" w:rsidP="00EA1793">
      <w:pPr>
        <w:numPr>
          <w:ilvl w:val="0"/>
          <w:numId w:val="12"/>
        </w:numPr>
      </w:pPr>
      <w:r w:rsidRPr="00EA1793">
        <w:t>Legacy mainframe systems via middleware</w:t>
      </w:r>
    </w:p>
    <w:p w14:paraId="3B152568" w14:textId="77777777" w:rsidR="00EA1793" w:rsidRPr="00EA1793" w:rsidRDefault="00EA1793" w:rsidP="00EA1793">
      <w:pPr>
        <w:numPr>
          <w:ilvl w:val="0"/>
          <w:numId w:val="12"/>
        </w:numPr>
      </w:pPr>
      <w:r w:rsidRPr="00EA1793">
        <w:t>SaaS applications (Salesforce, Workday via connectors)</w:t>
      </w:r>
    </w:p>
    <w:p w14:paraId="3548D190" w14:textId="77777777" w:rsidR="00EA1793" w:rsidRPr="00EA1793" w:rsidRDefault="00EA1793" w:rsidP="00EA1793">
      <w:r w:rsidRPr="00EA1793">
        <w:rPr>
          <w:b/>
          <w:bCs/>
        </w:rPr>
        <w:t>Fabric Services:</w:t>
      </w:r>
    </w:p>
    <w:p w14:paraId="459C3F6E" w14:textId="77777777" w:rsidR="00EA1793" w:rsidRPr="00EA1793" w:rsidRDefault="00EA1793" w:rsidP="00EA1793">
      <w:pPr>
        <w:numPr>
          <w:ilvl w:val="0"/>
          <w:numId w:val="13"/>
        </w:numPr>
      </w:pPr>
      <w:r w:rsidRPr="00EA1793">
        <w:t>Data Factory for orchestration</w:t>
      </w:r>
    </w:p>
    <w:p w14:paraId="163A28B1" w14:textId="77777777" w:rsidR="00EA1793" w:rsidRPr="00EA1793" w:rsidRDefault="00EA1793" w:rsidP="00EA1793">
      <w:pPr>
        <w:numPr>
          <w:ilvl w:val="0"/>
          <w:numId w:val="13"/>
        </w:numPr>
      </w:pPr>
      <w:r w:rsidRPr="00EA1793">
        <w:t>Lakehouse for raw and curated data</w:t>
      </w:r>
    </w:p>
    <w:p w14:paraId="5037DDF3" w14:textId="77777777" w:rsidR="00EA1793" w:rsidRPr="00EA1793" w:rsidRDefault="00EA1793" w:rsidP="00EA1793">
      <w:pPr>
        <w:numPr>
          <w:ilvl w:val="0"/>
          <w:numId w:val="13"/>
        </w:numPr>
      </w:pPr>
      <w:r w:rsidRPr="00EA1793">
        <w:t>Data Warehouse for dimensional models</w:t>
      </w:r>
    </w:p>
    <w:p w14:paraId="0A4A9058" w14:textId="77777777" w:rsidR="00EA1793" w:rsidRPr="00EA1793" w:rsidRDefault="00EA1793" w:rsidP="00EA1793">
      <w:pPr>
        <w:numPr>
          <w:ilvl w:val="0"/>
          <w:numId w:val="13"/>
        </w:numPr>
      </w:pPr>
      <w:r w:rsidRPr="00EA1793">
        <w:t>Power BI for reporting and dashboards</w:t>
      </w:r>
    </w:p>
    <w:p w14:paraId="69902402" w14:textId="77777777" w:rsidR="00EA1793" w:rsidRPr="00EA1793" w:rsidRDefault="00EA1793" w:rsidP="00EA1793">
      <w:pPr>
        <w:numPr>
          <w:ilvl w:val="0"/>
          <w:numId w:val="13"/>
        </w:numPr>
      </w:pPr>
      <w:r w:rsidRPr="00EA1793">
        <w:t>Data Activator for alerts (e.g., transaction anomalies)</w:t>
      </w:r>
    </w:p>
    <w:p w14:paraId="59C248BA" w14:textId="77777777" w:rsidR="00EA1793" w:rsidRPr="00EA1793" w:rsidRDefault="00EA1793" w:rsidP="00EA1793">
      <w:r w:rsidRPr="00EA1793">
        <w:rPr>
          <w:b/>
          <w:bCs/>
        </w:rPr>
        <w:t>Integration Points:</w:t>
      </w:r>
    </w:p>
    <w:p w14:paraId="0D6CE5E9" w14:textId="77777777" w:rsidR="00EA1793" w:rsidRPr="00EA1793" w:rsidRDefault="00EA1793" w:rsidP="00EA1793">
      <w:pPr>
        <w:numPr>
          <w:ilvl w:val="0"/>
          <w:numId w:val="14"/>
        </w:numPr>
      </w:pPr>
      <w:r w:rsidRPr="00EA1793">
        <w:t>Azure Databricks for advanced ML workloads</w:t>
      </w:r>
    </w:p>
    <w:p w14:paraId="25BCC30F" w14:textId="77777777" w:rsidR="00EA1793" w:rsidRPr="00EA1793" w:rsidRDefault="00EA1793" w:rsidP="00EA1793">
      <w:pPr>
        <w:numPr>
          <w:ilvl w:val="0"/>
          <w:numId w:val="14"/>
        </w:numPr>
      </w:pPr>
      <w:r w:rsidRPr="00EA1793">
        <w:t>Azure Storage Accounts for archive/cold storage</w:t>
      </w:r>
    </w:p>
    <w:p w14:paraId="5593DEC1" w14:textId="77777777" w:rsidR="00EA1793" w:rsidRPr="00EA1793" w:rsidRDefault="00EA1793" w:rsidP="00EA1793">
      <w:pPr>
        <w:numPr>
          <w:ilvl w:val="0"/>
          <w:numId w:val="14"/>
        </w:numPr>
      </w:pPr>
      <w:r w:rsidRPr="00EA1793">
        <w:t>Cosmos DB for operational data stores</w:t>
      </w:r>
    </w:p>
    <w:p w14:paraId="24D576D2" w14:textId="77777777" w:rsidR="00EA1793" w:rsidRPr="00EA1793" w:rsidRDefault="00EA1793" w:rsidP="00EA1793">
      <w:pPr>
        <w:numPr>
          <w:ilvl w:val="0"/>
          <w:numId w:val="14"/>
        </w:numPr>
      </w:pPr>
      <w:r w:rsidRPr="00EA1793">
        <w:t>Azure AD for authentication and RBAC</w:t>
      </w:r>
    </w:p>
    <w:p w14:paraId="2C3C0E90" w14:textId="77777777" w:rsidR="00EA1793" w:rsidRPr="00EA1793" w:rsidRDefault="00EA1793" w:rsidP="00EA1793">
      <w:r w:rsidRPr="00EA1793">
        <w:rPr>
          <w:b/>
          <w:bCs/>
        </w:rPr>
        <w:t>Out-of-Scope (Typical):</w:t>
      </w:r>
    </w:p>
    <w:p w14:paraId="17076D9A" w14:textId="77777777" w:rsidR="00EA1793" w:rsidRPr="00EA1793" w:rsidRDefault="00EA1793" w:rsidP="00EA1793">
      <w:pPr>
        <w:numPr>
          <w:ilvl w:val="0"/>
          <w:numId w:val="15"/>
        </w:numPr>
      </w:pPr>
      <w:r w:rsidRPr="00EA1793">
        <w:t>Real-time trading execution systems (latency requirements)</w:t>
      </w:r>
    </w:p>
    <w:p w14:paraId="130464C5" w14:textId="77777777" w:rsidR="00EA1793" w:rsidRPr="00EA1793" w:rsidRDefault="00EA1793" w:rsidP="00EA1793">
      <w:pPr>
        <w:numPr>
          <w:ilvl w:val="0"/>
          <w:numId w:val="15"/>
        </w:numPr>
      </w:pPr>
      <w:r w:rsidRPr="00EA1793">
        <w:t>Core banking system replacement</w:t>
      </w:r>
    </w:p>
    <w:p w14:paraId="2A9A9968" w14:textId="77777777" w:rsidR="00EA1793" w:rsidRPr="00EA1793" w:rsidRDefault="00EA1793" w:rsidP="00EA1793">
      <w:pPr>
        <w:numPr>
          <w:ilvl w:val="0"/>
          <w:numId w:val="15"/>
        </w:numPr>
      </w:pPr>
      <w:r w:rsidRPr="00EA1793">
        <w:t>ATM/branch terminal direct integration</w:t>
      </w:r>
    </w:p>
    <w:p w14:paraId="07FBFB55" w14:textId="77777777" w:rsidR="00EA1793" w:rsidRPr="00EA1793" w:rsidRDefault="00EA1793" w:rsidP="00EA1793">
      <w:pPr>
        <w:numPr>
          <w:ilvl w:val="0"/>
          <w:numId w:val="15"/>
        </w:numPr>
      </w:pPr>
      <w:r w:rsidRPr="00EA1793">
        <w:t>Customer-facing applications (mobile apps connect via APIs, not directly to Fabric)</w:t>
      </w:r>
    </w:p>
    <w:p w14:paraId="68E5A978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6. Required Resource Types</w:t>
      </w:r>
    </w:p>
    <w:p w14:paraId="4DA34645" w14:textId="77777777" w:rsidR="00EA1793" w:rsidRPr="00EA1793" w:rsidRDefault="00EA1793" w:rsidP="00EA1793">
      <w:r w:rsidRPr="00EA1793">
        <w:rPr>
          <w:b/>
          <w:bCs/>
        </w:rPr>
        <w:t>Azure Fabric Resources:</w:t>
      </w:r>
    </w:p>
    <w:p w14:paraId="0BCBB191" w14:textId="77777777" w:rsidR="00EA1793" w:rsidRPr="00EA1793" w:rsidRDefault="00EA1793" w:rsidP="00EA1793">
      <w:pPr>
        <w:numPr>
          <w:ilvl w:val="0"/>
          <w:numId w:val="16"/>
        </w:numPr>
      </w:pPr>
      <w:r w:rsidRPr="00EA1793">
        <w:rPr>
          <w:b/>
          <w:bCs/>
        </w:rPr>
        <w:t>Fabric Capacity</w:t>
      </w:r>
      <w:r w:rsidRPr="00EA1793">
        <w:t>: F2, F4, F8, F16, F32, F64, F128, F256, F512 SKUs</w:t>
      </w:r>
    </w:p>
    <w:p w14:paraId="2067BBC1" w14:textId="77777777" w:rsidR="00EA1793" w:rsidRPr="00EA1793" w:rsidRDefault="00EA1793" w:rsidP="00EA1793">
      <w:pPr>
        <w:numPr>
          <w:ilvl w:val="0"/>
          <w:numId w:val="16"/>
        </w:numPr>
      </w:pPr>
      <w:r w:rsidRPr="00EA1793">
        <w:rPr>
          <w:b/>
          <w:bCs/>
        </w:rPr>
        <w:t>Power BI Premium Capacity</w:t>
      </w:r>
      <w:r w:rsidRPr="00EA1793">
        <w:t>: P1-P5 (if using standalone Power BI without Fabric)</w:t>
      </w:r>
    </w:p>
    <w:p w14:paraId="469A97CE" w14:textId="77777777" w:rsidR="00EA1793" w:rsidRPr="00EA1793" w:rsidRDefault="00EA1793" w:rsidP="00EA1793">
      <w:pPr>
        <w:numPr>
          <w:ilvl w:val="0"/>
          <w:numId w:val="16"/>
        </w:numPr>
      </w:pPr>
      <w:r w:rsidRPr="00EA1793">
        <w:rPr>
          <w:b/>
          <w:bCs/>
        </w:rPr>
        <w:t>Workspaces</w:t>
      </w:r>
      <w:r w:rsidRPr="00EA1793">
        <w:t>: Organized by business unit or application domain</w:t>
      </w:r>
    </w:p>
    <w:p w14:paraId="33BE989F" w14:textId="77777777" w:rsidR="00EA1793" w:rsidRPr="00EA1793" w:rsidRDefault="00EA1793" w:rsidP="00EA1793">
      <w:r w:rsidRPr="00EA1793">
        <w:rPr>
          <w:b/>
          <w:bCs/>
        </w:rPr>
        <w:t>Supporting Azure Resources:</w:t>
      </w:r>
    </w:p>
    <w:p w14:paraId="31F1DCFC" w14:textId="77777777" w:rsidR="00EA1793" w:rsidRPr="00EA1793" w:rsidRDefault="00EA1793" w:rsidP="00EA1793">
      <w:pPr>
        <w:numPr>
          <w:ilvl w:val="0"/>
          <w:numId w:val="17"/>
        </w:numPr>
      </w:pPr>
      <w:r w:rsidRPr="00EA1793">
        <w:rPr>
          <w:b/>
          <w:bCs/>
        </w:rPr>
        <w:t>On-Premises Data Gateway</w:t>
      </w:r>
      <w:r w:rsidRPr="00EA1793">
        <w:t>: Installed on Windows Server in DMZ or secure network zone</w:t>
      </w:r>
    </w:p>
    <w:p w14:paraId="26B7857E" w14:textId="77777777" w:rsidR="00EA1793" w:rsidRPr="00EA1793" w:rsidRDefault="00EA1793" w:rsidP="00EA1793">
      <w:pPr>
        <w:numPr>
          <w:ilvl w:val="0"/>
          <w:numId w:val="17"/>
        </w:numPr>
      </w:pPr>
      <w:r w:rsidRPr="00EA1793">
        <w:rPr>
          <w:b/>
          <w:bCs/>
        </w:rPr>
        <w:t>Virtual Network</w:t>
      </w:r>
      <w:r w:rsidRPr="00EA1793">
        <w:t>: For private endpoint connectivity</w:t>
      </w:r>
    </w:p>
    <w:p w14:paraId="6988F35C" w14:textId="77777777" w:rsidR="00EA1793" w:rsidRPr="00EA1793" w:rsidRDefault="00EA1793" w:rsidP="00EA1793">
      <w:pPr>
        <w:numPr>
          <w:ilvl w:val="0"/>
          <w:numId w:val="17"/>
        </w:numPr>
      </w:pPr>
      <w:r w:rsidRPr="00EA1793">
        <w:rPr>
          <w:b/>
          <w:bCs/>
        </w:rPr>
        <w:t>Azure Key Vault</w:t>
      </w:r>
      <w:r w:rsidRPr="00EA1793">
        <w:t>: Store connection strings, credentials, encryption keys</w:t>
      </w:r>
    </w:p>
    <w:p w14:paraId="45ED004A" w14:textId="77777777" w:rsidR="00EA1793" w:rsidRPr="00EA1793" w:rsidRDefault="00EA1793" w:rsidP="00EA1793">
      <w:pPr>
        <w:numPr>
          <w:ilvl w:val="0"/>
          <w:numId w:val="17"/>
        </w:numPr>
      </w:pPr>
      <w:r w:rsidRPr="00EA1793">
        <w:rPr>
          <w:b/>
          <w:bCs/>
        </w:rPr>
        <w:t>Azure Monitor &amp; Log Analytics</w:t>
      </w:r>
      <w:r w:rsidRPr="00EA1793">
        <w:t>: Monitoring and alerting</w:t>
      </w:r>
    </w:p>
    <w:p w14:paraId="3030F7FE" w14:textId="77777777" w:rsidR="00EA1793" w:rsidRPr="00EA1793" w:rsidRDefault="00EA1793" w:rsidP="00EA1793">
      <w:pPr>
        <w:numPr>
          <w:ilvl w:val="0"/>
          <w:numId w:val="17"/>
        </w:numPr>
      </w:pPr>
      <w:r w:rsidRPr="00EA1793">
        <w:rPr>
          <w:b/>
          <w:bCs/>
        </w:rPr>
        <w:t>Azure Purview (Microsoft Purview)</w:t>
      </w:r>
      <w:r w:rsidRPr="00EA1793">
        <w:t>: Data catalog and governance (optional but recommended)</w:t>
      </w:r>
    </w:p>
    <w:p w14:paraId="61A68E55" w14:textId="77777777" w:rsidR="00EA1793" w:rsidRPr="00EA1793" w:rsidRDefault="00EA1793" w:rsidP="00EA1793">
      <w:r w:rsidRPr="00EA1793">
        <w:rPr>
          <w:b/>
          <w:bCs/>
        </w:rPr>
        <w:t>Network Components:</w:t>
      </w:r>
    </w:p>
    <w:p w14:paraId="4DAF4286" w14:textId="77777777" w:rsidR="00EA1793" w:rsidRPr="00EA1793" w:rsidRDefault="00EA1793" w:rsidP="00EA1793">
      <w:pPr>
        <w:numPr>
          <w:ilvl w:val="0"/>
          <w:numId w:val="18"/>
        </w:numPr>
      </w:pPr>
      <w:r w:rsidRPr="00EA1793">
        <w:rPr>
          <w:b/>
          <w:bCs/>
        </w:rPr>
        <w:t>ExpressRoute</w:t>
      </w:r>
      <w:r w:rsidRPr="00EA1793">
        <w:t>: 1 Gbps or 10 Gbps circuit for production workloads</w:t>
      </w:r>
    </w:p>
    <w:p w14:paraId="5797DAE1" w14:textId="77777777" w:rsidR="00EA1793" w:rsidRPr="00EA1793" w:rsidRDefault="00EA1793" w:rsidP="00EA1793">
      <w:pPr>
        <w:numPr>
          <w:ilvl w:val="0"/>
          <w:numId w:val="18"/>
        </w:numPr>
      </w:pPr>
      <w:r w:rsidRPr="00EA1793">
        <w:rPr>
          <w:b/>
          <w:bCs/>
        </w:rPr>
        <w:t>VPN Gateway</w:t>
      </w:r>
      <w:r w:rsidRPr="00EA1793">
        <w:t>: Backup connectivity or dev/test environments</w:t>
      </w:r>
    </w:p>
    <w:p w14:paraId="77B4DF86" w14:textId="77777777" w:rsidR="00EA1793" w:rsidRPr="00EA1793" w:rsidRDefault="00EA1793" w:rsidP="00EA1793">
      <w:pPr>
        <w:numPr>
          <w:ilvl w:val="0"/>
          <w:numId w:val="18"/>
        </w:numPr>
      </w:pPr>
      <w:r w:rsidRPr="00EA1793">
        <w:rPr>
          <w:b/>
          <w:bCs/>
        </w:rPr>
        <w:t>Private Endpoints</w:t>
      </w:r>
      <w:r w:rsidRPr="00EA1793">
        <w:t>: Secure connectivity to Fabric services</w:t>
      </w:r>
    </w:p>
    <w:p w14:paraId="70F00632" w14:textId="77777777" w:rsidR="00EA1793" w:rsidRPr="00EA1793" w:rsidRDefault="00EA1793" w:rsidP="00EA1793">
      <w:r w:rsidRPr="00EA1793">
        <w:rPr>
          <w:b/>
          <w:bCs/>
        </w:rPr>
        <w:t>On-Premises Infrastructure:</w:t>
      </w:r>
    </w:p>
    <w:p w14:paraId="432AA95F" w14:textId="77777777" w:rsidR="00EA1793" w:rsidRPr="00EA1793" w:rsidRDefault="00EA1793" w:rsidP="00EA1793">
      <w:pPr>
        <w:numPr>
          <w:ilvl w:val="0"/>
          <w:numId w:val="19"/>
        </w:numPr>
      </w:pPr>
      <w:r w:rsidRPr="00EA1793">
        <w:rPr>
          <w:b/>
          <w:bCs/>
        </w:rPr>
        <w:t>Gateway Servers</w:t>
      </w:r>
      <w:r w:rsidRPr="00EA1793">
        <w:t>: Minimum 2 servers for high availability (8 cores, 16GB RAM each)</w:t>
      </w:r>
    </w:p>
    <w:p w14:paraId="56B06911" w14:textId="77777777" w:rsidR="00EA1793" w:rsidRPr="00EA1793" w:rsidRDefault="00EA1793" w:rsidP="00EA1793">
      <w:pPr>
        <w:numPr>
          <w:ilvl w:val="0"/>
          <w:numId w:val="19"/>
        </w:numPr>
      </w:pPr>
      <w:r w:rsidRPr="00EA1793">
        <w:rPr>
          <w:b/>
          <w:bCs/>
        </w:rPr>
        <w:t>Firewall Rules</w:t>
      </w:r>
      <w:r w:rsidRPr="00EA1793">
        <w:t>: Outbound HTTPS (443) to Azure services</w:t>
      </w:r>
    </w:p>
    <w:p w14:paraId="48BB9CEC" w14:textId="77777777" w:rsidR="00EA1793" w:rsidRPr="00EA1793" w:rsidRDefault="00EA1793" w:rsidP="00EA1793">
      <w:pPr>
        <w:numPr>
          <w:ilvl w:val="0"/>
          <w:numId w:val="19"/>
        </w:numPr>
      </w:pPr>
      <w:r w:rsidRPr="00EA1793">
        <w:rPr>
          <w:b/>
          <w:bCs/>
        </w:rPr>
        <w:t>Network Bandwidth</w:t>
      </w:r>
      <w:r w:rsidRPr="00EA1793">
        <w:t>: Minimum 100 Mbps dedicated for data transfer</w:t>
      </w:r>
    </w:p>
    <w:p w14:paraId="607FEB37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7. Licenses, Pricing &amp; Options</w:t>
      </w:r>
    </w:p>
    <w:p w14:paraId="266F82E3" w14:textId="77777777" w:rsidR="00EA1793" w:rsidRPr="00EA1793" w:rsidRDefault="00EA1793" w:rsidP="00EA1793">
      <w:r w:rsidRPr="00EA1793">
        <w:rPr>
          <w:b/>
          <w:bCs/>
        </w:rPr>
        <w:t>Microsoft Fabric Licensing:</w:t>
      </w:r>
    </w:p>
    <w:p w14:paraId="1EFCF324" w14:textId="77777777" w:rsidR="00EA1793" w:rsidRPr="00EA1793" w:rsidRDefault="00EA1793" w:rsidP="00EA1793">
      <w:r w:rsidRPr="00EA1793">
        <w:rPr>
          <w:b/>
          <w:bCs/>
        </w:rPr>
        <w:t>Capacity-Based Pricing:</w:t>
      </w:r>
    </w:p>
    <w:p w14:paraId="69087A27" w14:textId="77777777" w:rsidR="00EA1793" w:rsidRPr="00EA1793" w:rsidRDefault="00EA1793" w:rsidP="00EA1793">
      <w:pPr>
        <w:numPr>
          <w:ilvl w:val="0"/>
          <w:numId w:val="20"/>
        </w:numPr>
      </w:pPr>
      <w:r w:rsidRPr="00EA1793">
        <w:t>Fabric uses Capacity Units (CUs) for consumption-based pricing</w:t>
      </w:r>
    </w:p>
    <w:p w14:paraId="05430E5A" w14:textId="77777777" w:rsidR="00EA1793" w:rsidRPr="00EA1793" w:rsidRDefault="00EA1793" w:rsidP="00EA1793">
      <w:pPr>
        <w:numPr>
          <w:ilvl w:val="0"/>
          <w:numId w:val="20"/>
        </w:numPr>
      </w:pPr>
      <w:r w:rsidRPr="00EA1793">
        <w:rPr>
          <w:b/>
          <w:bCs/>
        </w:rPr>
        <w:t>F2</w:t>
      </w:r>
      <w:r w:rsidRPr="00EA1793">
        <w:t xml:space="preserve">: </w:t>
      </w:r>
      <w:del w:id="0" w:author="Unknown">
        <w:r w:rsidRPr="00EA1793">
          <w:delText>$0.36/hour (</w:delText>
        </w:r>
      </w:del>
      <w:r w:rsidRPr="00EA1793">
        <w:t>$262/month) - Dev/Test</w:t>
      </w:r>
    </w:p>
    <w:p w14:paraId="788A408C" w14:textId="77777777" w:rsidR="00EA1793" w:rsidRPr="00EA1793" w:rsidRDefault="00EA1793" w:rsidP="00EA1793">
      <w:pPr>
        <w:numPr>
          <w:ilvl w:val="0"/>
          <w:numId w:val="20"/>
        </w:numPr>
      </w:pPr>
      <w:r w:rsidRPr="00EA1793">
        <w:rPr>
          <w:b/>
          <w:bCs/>
        </w:rPr>
        <w:t>F4</w:t>
      </w:r>
      <w:r w:rsidRPr="00EA1793">
        <w:t xml:space="preserve">: </w:t>
      </w:r>
      <w:del w:id="1" w:author="Unknown">
        <w:r w:rsidRPr="00EA1793">
          <w:delText>$0.72/hour (</w:delText>
        </w:r>
      </w:del>
      <w:r w:rsidRPr="00EA1793">
        <w:t>$524/month) - Small production</w:t>
      </w:r>
    </w:p>
    <w:p w14:paraId="6ADB415A" w14:textId="77777777" w:rsidR="00EA1793" w:rsidRPr="00EA1793" w:rsidRDefault="00EA1793" w:rsidP="00EA1793">
      <w:pPr>
        <w:numPr>
          <w:ilvl w:val="0"/>
          <w:numId w:val="20"/>
        </w:numPr>
      </w:pPr>
      <w:r w:rsidRPr="00EA1793">
        <w:rPr>
          <w:b/>
          <w:bCs/>
        </w:rPr>
        <w:t>F8</w:t>
      </w:r>
      <w:r w:rsidRPr="00EA1793">
        <w:t xml:space="preserve">: </w:t>
      </w:r>
      <w:del w:id="2" w:author="Unknown">
        <w:r w:rsidRPr="00EA1793">
          <w:delText>$1.44/hour (</w:delText>
        </w:r>
      </w:del>
      <w:r w:rsidRPr="00EA1793">
        <w:t>$1,048/month) - Medium production</w:t>
      </w:r>
    </w:p>
    <w:p w14:paraId="78671BB1" w14:textId="77777777" w:rsidR="00EA1793" w:rsidRPr="00EA1793" w:rsidRDefault="00EA1793" w:rsidP="00EA1793">
      <w:pPr>
        <w:numPr>
          <w:ilvl w:val="0"/>
          <w:numId w:val="20"/>
        </w:numPr>
      </w:pPr>
      <w:r w:rsidRPr="00EA1793">
        <w:rPr>
          <w:b/>
          <w:bCs/>
        </w:rPr>
        <w:t>F64</w:t>
      </w:r>
      <w:r w:rsidRPr="00EA1793">
        <w:t xml:space="preserve">: </w:t>
      </w:r>
      <w:del w:id="3" w:author="Unknown">
        <w:r w:rsidRPr="00EA1793">
          <w:delText>$11.52/hour (</w:delText>
        </w:r>
      </w:del>
      <w:r w:rsidRPr="00EA1793">
        <w:t>$8,386/month) - Enterprise production</w:t>
      </w:r>
    </w:p>
    <w:p w14:paraId="269E5B33" w14:textId="77777777" w:rsidR="00EA1793" w:rsidRPr="00EA1793" w:rsidRDefault="00EA1793" w:rsidP="00EA1793">
      <w:pPr>
        <w:numPr>
          <w:ilvl w:val="0"/>
          <w:numId w:val="20"/>
        </w:numPr>
      </w:pPr>
      <w:r w:rsidRPr="00EA1793">
        <w:rPr>
          <w:b/>
          <w:bCs/>
        </w:rPr>
        <w:t>F512</w:t>
      </w:r>
      <w:r w:rsidRPr="00EA1793">
        <w:t xml:space="preserve">: </w:t>
      </w:r>
      <w:del w:id="4" w:author="Unknown">
        <w:r w:rsidRPr="00EA1793">
          <w:delText>$92.16/hour (</w:delText>
        </w:r>
      </w:del>
      <w:r w:rsidRPr="00EA1793">
        <w:t>$67,088/month) - Large enterprise</w:t>
      </w:r>
    </w:p>
    <w:p w14:paraId="241D7DC9" w14:textId="77777777" w:rsidR="00EA1793" w:rsidRPr="00EA1793" w:rsidRDefault="00EA1793" w:rsidP="00EA1793">
      <w:r w:rsidRPr="00EA1793">
        <w:rPr>
          <w:b/>
          <w:bCs/>
        </w:rPr>
        <w:t>Pricing includes</w:t>
      </w:r>
      <w:r w:rsidRPr="00EA1793">
        <w:t>: Data Factory, Synapse Data Engineering/Warehouse, Real-Time Analytics, Data Activator, and OneLake storage (up to limits)</w:t>
      </w:r>
    </w:p>
    <w:p w14:paraId="1A6F3BB9" w14:textId="77777777" w:rsidR="00EA1793" w:rsidRPr="00EA1793" w:rsidRDefault="00EA1793" w:rsidP="00EA1793">
      <w:r w:rsidRPr="00EA1793">
        <w:rPr>
          <w:b/>
          <w:bCs/>
        </w:rPr>
        <w:t>Power BI Licensing Options:</w:t>
      </w:r>
    </w:p>
    <w:p w14:paraId="3852E86C" w14:textId="77777777" w:rsidR="00EA1793" w:rsidRPr="00EA1793" w:rsidRDefault="00EA1793" w:rsidP="00EA1793">
      <w:r w:rsidRPr="00EA1793">
        <w:rPr>
          <w:b/>
          <w:bCs/>
        </w:rPr>
        <w:t>Option 1: Fabric Capacity (Recommended)</w:t>
      </w:r>
    </w:p>
    <w:p w14:paraId="5FAB4442" w14:textId="77777777" w:rsidR="00EA1793" w:rsidRPr="00EA1793" w:rsidRDefault="00EA1793" w:rsidP="00EA1793">
      <w:pPr>
        <w:numPr>
          <w:ilvl w:val="0"/>
          <w:numId w:val="21"/>
        </w:numPr>
      </w:pPr>
      <w:r w:rsidRPr="00EA1793">
        <w:t>Power BI included in Fabric capacity</w:t>
      </w:r>
    </w:p>
    <w:p w14:paraId="48668DB0" w14:textId="77777777" w:rsidR="00EA1793" w:rsidRPr="00EA1793" w:rsidRDefault="00EA1793" w:rsidP="00EA1793">
      <w:pPr>
        <w:numPr>
          <w:ilvl w:val="0"/>
          <w:numId w:val="21"/>
        </w:numPr>
      </w:pPr>
      <w:r w:rsidRPr="00EA1793">
        <w:t>All Fabric services available</w:t>
      </w:r>
    </w:p>
    <w:p w14:paraId="2156807E" w14:textId="77777777" w:rsidR="00EA1793" w:rsidRPr="00EA1793" w:rsidRDefault="00EA1793" w:rsidP="00EA1793">
      <w:pPr>
        <w:numPr>
          <w:ilvl w:val="0"/>
          <w:numId w:val="21"/>
        </w:numPr>
      </w:pPr>
      <w:r w:rsidRPr="00EA1793">
        <w:t>Unified billing and management</w:t>
      </w:r>
    </w:p>
    <w:p w14:paraId="0E8C164D" w14:textId="77777777" w:rsidR="00EA1793" w:rsidRPr="00EA1793" w:rsidRDefault="00EA1793" w:rsidP="00EA1793">
      <w:r w:rsidRPr="00EA1793">
        <w:rPr>
          <w:b/>
          <w:bCs/>
        </w:rPr>
        <w:t>Option 2: Power BI Premium Per Capacity</w:t>
      </w:r>
    </w:p>
    <w:p w14:paraId="2F40481D" w14:textId="77777777" w:rsidR="00EA1793" w:rsidRPr="00EA1793" w:rsidRDefault="00EA1793" w:rsidP="00EA1793">
      <w:pPr>
        <w:numPr>
          <w:ilvl w:val="0"/>
          <w:numId w:val="22"/>
        </w:numPr>
      </w:pPr>
      <w:r w:rsidRPr="00EA1793">
        <w:rPr>
          <w:b/>
          <w:bCs/>
        </w:rPr>
        <w:t>P1</w:t>
      </w:r>
      <w:r w:rsidRPr="00EA1793">
        <w:t>: $4,995/month (8 v-cores)</w:t>
      </w:r>
    </w:p>
    <w:p w14:paraId="501B4698" w14:textId="77777777" w:rsidR="00EA1793" w:rsidRPr="00EA1793" w:rsidRDefault="00EA1793" w:rsidP="00EA1793">
      <w:pPr>
        <w:numPr>
          <w:ilvl w:val="0"/>
          <w:numId w:val="22"/>
        </w:numPr>
      </w:pPr>
      <w:r w:rsidRPr="00EA1793">
        <w:rPr>
          <w:b/>
          <w:bCs/>
        </w:rPr>
        <w:t>P2</w:t>
      </w:r>
      <w:r w:rsidRPr="00EA1793">
        <w:t>: $9,990/month (16 v-cores)</w:t>
      </w:r>
    </w:p>
    <w:p w14:paraId="417008B0" w14:textId="77777777" w:rsidR="00EA1793" w:rsidRPr="00EA1793" w:rsidRDefault="00EA1793" w:rsidP="00EA1793">
      <w:pPr>
        <w:numPr>
          <w:ilvl w:val="0"/>
          <w:numId w:val="22"/>
        </w:numPr>
      </w:pPr>
      <w:r w:rsidRPr="00EA1793">
        <w:rPr>
          <w:b/>
          <w:bCs/>
        </w:rPr>
        <w:t>P3</w:t>
      </w:r>
      <w:r w:rsidRPr="00EA1793">
        <w:t>: $19,980/month (32 v-cores)</w:t>
      </w:r>
    </w:p>
    <w:p w14:paraId="020A2F1E" w14:textId="77777777" w:rsidR="00EA1793" w:rsidRPr="00EA1793" w:rsidRDefault="00EA1793" w:rsidP="00EA1793">
      <w:pPr>
        <w:numPr>
          <w:ilvl w:val="0"/>
          <w:numId w:val="22"/>
        </w:numPr>
      </w:pPr>
      <w:r w:rsidRPr="00EA1793">
        <w:t>Does not include full Fabric services</w:t>
      </w:r>
    </w:p>
    <w:p w14:paraId="5BBE49F2" w14:textId="77777777" w:rsidR="00EA1793" w:rsidRPr="00EA1793" w:rsidRDefault="00EA1793" w:rsidP="00EA1793">
      <w:r w:rsidRPr="00EA1793">
        <w:rPr>
          <w:b/>
          <w:bCs/>
        </w:rPr>
        <w:t>Option 3: Power BI Pro + Premium Per User</w:t>
      </w:r>
    </w:p>
    <w:p w14:paraId="2E279DA9" w14:textId="77777777" w:rsidR="00EA1793" w:rsidRPr="00EA1793" w:rsidRDefault="00EA1793" w:rsidP="00EA1793">
      <w:pPr>
        <w:numPr>
          <w:ilvl w:val="0"/>
          <w:numId w:val="23"/>
        </w:numPr>
      </w:pPr>
      <w:r w:rsidRPr="00EA1793">
        <w:rPr>
          <w:b/>
          <w:bCs/>
        </w:rPr>
        <w:t>Pro</w:t>
      </w:r>
      <w:r w:rsidRPr="00EA1793">
        <w:t>: $10/user/month</w:t>
      </w:r>
    </w:p>
    <w:p w14:paraId="40D83795" w14:textId="77777777" w:rsidR="00EA1793" w:rsidRPr="00EA1793" w:rsidRDefault="00EA1793" w:rsidP="00EA1793">
      <w:pPr>
        <w:numPr>
          <w:ilvl w:val="0"/>
          <w:numId w:val="23"/>
        </w:numPr>
      </w:pPr>
      <w:r w:rsidRPr="00EA1793">
        <w:rPr>
          <w:b/>
          <w:bCs/>
        </w:rPr>
        <w:t>Premium Per User</w:t>
      </w:r>
      <w:r w:rsidRPr="00EA1793">
        <w:t>: $20/user/month</w:t>
      </w:r>
    </w:p>
    <w:p w14:paraId="41D92B24" w14:textId="77777777" w:rsidR="00EA1793" w:rsidRPr="00EA1793" w:rsidRDefault="00EA1793" w:rsidP="00EA1793">
      <w:pPr>
        <w:numPr>
          <w:ilvl w:val="0"/>
          <w:numId w:val="23"/>
        </w:numPr>
      </w:pPr>
      <w:r w:rsidRPr="00EA1793">
        <w:t>Limited to Power BI only, no Fabric services</w:t>
      </w:r>
    </w:p>
    <w:p w14:paraId="4358E004" w14:textId="77777777" w:rsidR="00EA1793" w:rsidRPr="00EA1793" w:rsidRDefault="00EA1793" w:rsidP="00EA1793">
      <w:r w:rsidRPr="00EA1793">
        <w:rPr>
          <w:b/>
          <w:bCs/>
        </w:rPr>
        <w:t>User Licenses:</w:t>
      </w:r>
    </w:p>
    <w:p w14:paraId="4396CE6C" w14:textId="77777777" w:rsidR="00EA1793" w:rsidRPr="00EA1793" w:rsidRDefault="00EA1793" w:rsidP="00EA1793">
      <w:pPr>
        <w:numPr>
          <w:ilvl w:val="0"/>
          <w:numId w:val="24"/>
        </w:numPr>
      </w:pPr>
      <w:r w:rsidRPr="00EA1793">
        <w:rPr>
          <w:b/>
          <w:bCs/>
        </w:rPr>
        <w:t>Fabric Users</w:t>
      </w:r>
      <w:r w:rsidRPr="00EA1793">
        <w:t>: Free (consume content in Fabric capacity)</w:t>
      </w:r>
    </w:p>
    <w:p w14:paraId="0B79DE54" w14:textId="77777777" w:rsidR="00EA1793" w:rsidRPr="00EA1793" w:rsidRDefault="00EA1793" w:rsidP="00EA1793">
      <w:pPr>
        <w:numPr>
          <w:ilvl w:val="0"/>
          <w:numId w:val="24"/>
        </w:numPr>
      </w:pPr>
      <w:r w:rsidRPr="00EA1793">
        <w:rPr>
          <w:b/>
          <w:bCs/>
        </w:rPr>
        <w:t>Power BI Pro</w:t>
      </w:r>
      <w:r w:rsidRPr="00EA1793">
        <w:t>: $10/user/month (required for content creators)</w:t>
      </w:r>
    </w:p>
    <w:p w14:paraId="5D52EEDE" w14:textId="77777777" w:rsidR="00EA1793" w:rsidRPr="00EA1793" w:rsidRDefault="00EA1793" w:rsidP="00EA1793">
      <w:pPr>
        <w:numPr>
          <w:ilvl w:val="0"/>
          <w:numId w:val="24"/>
        </w:numPr>
      </w:pPr>
      <w:r w:rsidRPr="00EA1793">
        <w:rPr>
          <w:b/>
          <w:bCs/>
        </w:rPr>
        <w:t>Power BI Free</w:t>
      </w:r>
      <w:r w:rsidRPr="00EA1793">
        <w:t>: View reports in Fabric/Premium workspaces</w:t>
      </w:r>
    </w:p>
    <w:p w14:paraId="51A296E2" w14:textId="77777777" w:rsidR="00EA1793" w:rsidRPr="00EA1793" w:rsidRDefault="00EA1793" w:rsidP="00EA1793">
      <w:r w:rsidRPr="00EA1793">
        <w:rPr>
          <w:b/>
          <w:bCs/>
        </w:rPr>
        <w:t>Additional Costs:</w:t>
      </w:r>
    </w:p>
    <w:p w14:paraId="65834CF1" w14:textId="77777777" w:rsidR="00EA1793" w:rsidRPr="00EA1793" w:rsidRDefault="00EA1793" w:rsidP="00EA1793">
      <w:r w:rsidRPr="00EA1793">
        <w:rPr>
          <w:b/>
          <w:bCs/>
        </w:rPr>
        <w:t>On-Premises Gateway:</w:t>
      </w:r>
    </w:p>
    <w:p w14:paraId="792BA884" w14:textId="77777777" w:rsidR="00EA1793" w:rsidRPr="00EA1793" w:rsidRDefault="00EA1793" w:rsidP="00EA1793">
      <w:pPr>
        <w:numPr>
          <w:ilvl w:val="0"/>
          <w:numId w:val="25"/>
        </w:numPr>
      </w:pPr>
      <w:r w:rsidRPr="00EA1793">
        <w:t>No Azure charge (runs on your infrastructure)</w:t>
      </w:r>
    </w:p>
    <w:p w14:paraId="1AECD088" w14:textId="77777777" w:rsidR="00EA1793" w:rsidRPr="00EA1793" w:rsidRDefault="00EA1793" w:rsidP="00EA1793">
      <w:pPr>
        <w:numPr>
          <w:ilvl w:val="0"/>
          <w:numId w:val="25"/>
        </w:numPr>
      </w:pPr>
      <w:r w:rsidRPr="00EA1793">
        <w:t>Infrastructure costs for gateway servers</w:t>
      </w:r>
    </w:p>
    <w:p w14:paraId="0A08BF8F" w14:textId="77777777" w:rsidR="00EA1793" w:rsidRPr="00EA1793" w:rsidRDefault="00EA1793" w:rsidP="00EA1793">
      <w:r w:rsidRPr="00EA1793">
        <w:rPr>
          <w:b/>
          <w:bCs/>
        </w:rPr>
        <w:t>Network Connectivity:</w:t>
      </w:r>
    </w:p>
    <w:p w14:paraId="0CA995BD" w14:textId="77777777" w:rsidR="00EA1793" w:rsidRPr="00EA1793" w:rsidRDefault="00EA1793" w:rsidP="00EA1793">
      <w:pPr>
        <w:numPr>
          <w:ilvl w:val="0"/>
          <w:numId w:val="26"/>
        </w:numPr>
      </w:pPr>
      <w:r w:rsidRPr="00EA1793">
        <w:rPr>
          <w:b/>
          <w:bCs/>
        </w:rPr>
        <w:t>ExpressRoute</w:t>
      </w:r>
      <w:r w:rsidRPr="00EA1793">
        <w:t>: $55-$8,000/month depending on bandwidth and location</w:t>
      </w:r>
    </w:p>
    <w:p w14:paraId="60E21D65" w14:textId="77777777" w:rsidR="00EA1793" w:rsidRPr="00EA1793" w:rsidRDefault="00EA1793" w:rsidP="00EA1793">
      <w:pPr>
        <w:numPr>
          <w:ilvl w:val="0"/>
          <w:numId w:val="26"/>
        </w:numPr>
      </w:pPr>
      <w:r w:rsidRPr="00EA1793">
        <w:rPr>
          <w:b/>
          <w:bCs/>
        </w:rPr>
        <w:t>VPN Gateway</w:t>
      </w:r>
      <w:r w:rsidRPr="00EA1793">
        <w:t>: $27-$375/month depending on SKU</w:t>
      </w:r>
    </w:p>
    <w:p w14:paraId="5D8E8C33" w14:textId="77777777" w:rsidR="00EA1793" w:rsidRPr="00EA1793" w:rsidRDefault="00EA1793" w:rsidP="00EA1793">
      <w:r w:rsidRPr="00EA1793">
        <w:rPr>
          <w:b/>
          <w:bCs/>
        </w:rPr>
        <w:t>Data Storage:</w:t>
      </w:r>
    </w:p>
    <w:p w14:paraId="40A55892" w14:textId="77777777" w:rsidR="00EA1793" w:rsidRPr="00EA1793" w:rsidRDefault="00EA1793" w:rsidP="00EA1793">
      <w:pPr>
        <w:numPr>
          <w:ilvl w:val="0"/>
          <w:numId w:val="27"/>
        </w:numPr>
      </w:pPr>
      <w:r w:rsidRPr="00EA1793">
        <w:t>OneLake storage: $0.023/GB/month (first 1TB included in capacity)</w:t>
      </w:r>
    </w:p>
    <w:p w14:paraId="22439CED" w14:textId="77777777" w:rsidR="00EA1793" w:rsidRPr="00EA1793" w:rsidRDefault="00EA1793" w:rsidP="00EA1793">
      <w:pPr>
        <w:numPr>
          <w:ilvl w:val="0"/>
          <w:numId w:val="27"/>
        </w:numPr>
      </w:pPr>
      <w:r w:rsidRPr="00EA1793">
        <w:t>Long-term retention: Azure Storage $0.0184/GB/month (cool tier)</w:t>
      </w:r>
    </w:p>
    <w:p w14:paraId="16E7F94E" w14:textId="77777777" w:rsidR="00EA1793" w:rsidRPr="00EA1793" w:rsidRDefault="00EA1793" w:rsidP="00EA1793">
      <w:r w:rsidRPr="00EA1793">
        <w:rPr>
          <w:b/>
          <w:bCs/>
        </w:rPr>
        <w:t>Cosmos DB:</w:t>
      </w:r>
    </w:p>
    <w:p w14:paraId="5C53EA91" w14:textId="77777777" w:rsidR="00EA1793" w:rsidRPr="00EA1793" w:rsidRDefault="00EA1793" w:rsidP="00EA1793">
      <w:pPr>
        <w:numPr>
          <w:ilvl w:val="0"/>
          <w:numId w:val="28"/>
        </w:numPr>
      </w:pPr>
      <w:r w:rsidRPr="00EA1793">
        <w:t>Request Units: $0.008/100 RU/hour (minimum 400 RU = $23/month)</w:t>
      </w:r>
    </w:p>
    <w:p w14:paraId="1A5AB696" w14:textId="77777777" w:rsidR="00EA1793" w:rsidRPr="00EA1793" w:rsidRDefault="00EA1793" w:rsidP="00EA1793">
      <w:pPr>
        <w:numPr>
          <w:ilvl w:val="0"/>
          <w:numId w:val="28"/>
        </w:numPr>
      </w:pPr>
      <w:r w:rsidRPr="00EA1793">
        <w:t>Storage: $0.25/GB/month</w:t>
      </w:r>
    </w:p>
    <w:p w14:paraId="251B6047" w14:textId="77777777" w:rsidR="00EA1793" w:rsidRPr="00EA1793" w:rsidRDefault="00EA1793" w:rsidP="00EA1793">
      <w:r w:rsidRPr="00EA1793">
        <w:rPr>
          <w:b/>
          <w:bCs/>
        </w:rPr>
        <w:t>Azure Databricks (if used):</w:t>
      </w:r>
    </w:p>
    <w:p w14:paraId="264937B8" w14:textId="77777777" w:rsidR="00EA1793" w:rsidRPr="00EA1793" w:rsidRDefault="00EA1793" w:rsidP="00EA1793">
      <w:pPr>
        <w:numPr>
          <w:ilvl w:val="0"/>
          <w:numId w:val="29"/>
        </w:numPr>
      </w:pPr>
      <w:r w:rsidRPr="00EA1793">
        <w:t>Compute: $0.15-$0.60/DBU depending on workload type</w:t>
      </w:r>
    </w:p>
    <w:p w14:paraId="61EB62F6" w14:textId="77777777" w:rsidR="00EA1793" w:rsidRPr="00EA1793" w:rsidRDefault="00EA1793" w:rsidP="00EA1793">
      <w:pPr>
        <w:numPr>
          <w:ilvl w:val="0"/>
          <w:numId w:val="29"/>
        </w:numPr>
      </w:pPr>
      <w:r w:rsidRPr="00EA1793">
        <w:t>VM costs: Standard_DS3_v2 ~$0.17/hour</w:t>
      </w:r>
    </w:p>
    <w:p w14:paraId="1E405E65" w14:textId="77777777" w:rsidR="00EA1793" w:rsidRPr="00EA1793" w:rsidRDefault="00EA1793" w:rsidP="00EA1793">
      <w:r w:rsidRPr="00EA1793">
        <w:rPr>
          <w:b/>
          <w:bCs/>
        </w:rPr>
        <w:t>Sample Financial Services Pricing Scenario:</w:t>
      </w:r>
    </w:p>
    <w:p w14:paraId="2672192B" w14:textId="77777777" w:rsidR="00EA1793" w:rsidRPr="00EA1793" w:rsidRDefault="00EA1793" w:rsidP="00EA1793">
      <w:r w:rsidRPr="00EA1793">
        <w:t>Medium-sized bank (1,000 employees, 500 report viewers):</w:t>
      </w:r>
    </w:p>
    <w:p w14:paraId="023C3D3F" w14:textId="77777777" w:rsidR="00EA1793" w:rsidRPr="00EA1793" w:rsidRDefault="00EA1793" w:rsidP="00EA1793"/>
    <w:p w14:paraId="5C065D52" w14:textId="77777777" w:rsidR="00EA1793" w:rsidRPr="00EA1793" w:rsidRDefault="00EA1793" w:rsidP="00EA1793">
      <w:r w:rsidRPr="00EA1793">
        <w:t>Fabric F64 Capacity (Reserved):        $8,386/month</w:t>
      </w:r>
    </w:p>
    <w:p w14:paraId="7B36FEE9" w14:textId="77777777" w:rsidR="00EA1793" w:rsidRPr="00EA1793" w:rsidRDefault="00EA1793" w:rsidP="00EA1793">
      <w:r w:rsidRPr="00EA1793">
        <w:t>ExpressRoute (1 Gbps):                   $750/month</w:t>
      </w:r>
    </w:p>
    <w:p w14:paraId="07DE259D" w14:textId="77777777" w:rsidR="00EA1793" w:rsidRPr="00EA1793" w:rsidRDefault="00EA1793" w:rsidP="00EA1793">
      <w:r w:rsidRPr="00EA1793">
        <w:t>On-Premises Gateway Infrastructure:      $200/month</w:t>
      </w:r>
    </w:p>
    <w:p w14:paraId="705599FA" w14:textId="77777777" w:rsidR="00EA1793" w:rsidRPr="00EA1793" w:rsidRDefault="00EA1793" w:rsidP="00EA1793">
      <w:r w:rsidRPr="00EA1793">
        <w:t>Additional OneLake Storage (5TB):        $115/month</w:t>
      </w:r>
    </w:p>
    <w:p w14:paraId="1F00F087" w14:textId="77777777" w:rsidR="00EA1793" w:rsidRPr="00EA1793" w:rsidRDefault="00EA1793" w:rsidP="00EA1793">
      <w:r w:rsidRPr="00EA1793">
        <w:t>Azure Databricks (as needed):          $2,000/month</w:t>
      </w:r>
    </w:p>
    <w:p w14:paraId="02182351" w14:textId="77777777" w:rsidR="00EA1793" w:rsidRPr="00EA1793" w:rsidRDefault="00EA1793" w:rsidP="00EA1793">
      <w:r w:rsidRPr="00EA1793">
        <w:t>Power BI Pro Licenses (50 creators):     $500/month</w:t>
      </w:r>
    </w:p>
    <w:p w14:paraId="730F9DB5" w14:textId="77777777" w:rsidR="00EA1793" w:rsidRPr="00EA1793" w:rsidRDefault="00EA1793" w:rsidP="00EA1793">
      <w:r w:rsidRPr="00EA1793">
        <w:t>Cosmos DB (operational data):            $500/month</w:t>
      </w:r>
    </w:p>
    <w:p w14:paraId="39222D4E" w14:textId="77777777" w:rsidR="00EA1793" w:rsidRPr="00EA1793" w:rsidRDefault="00EA1793" w:rsidP="00EA1793">
      <w:r w:rsidRPr="00EA1793">
        <w:t>Monitoring &amp; Management:                 $150/month</w:t>
      </w:r>
    </w:p>
    <w:p w14:paraId="6F30E02D" w14:textId="77777777" w:rsidR="00EA1793" w:rsidRPr="00EA1793" w:rsidRDefault="00EA1793" w:rsidP="00EA1793">
      <w:r w:rsidRPr="00EA1793">
        <w:t>─────────────────────────────────────────────────────</w:t>
      </w:r>
    </w:p>
    <w:p w14:paraId="41150C31" w14:textId="77777777" w:rsidR="00EA1793" w:rsidRPr="00EA1793" w:rsidRDefault="00EA1793" w:rsidP="00EA1793">
      <w:r w:rsidRPr="00EA1793">
        <w:t>Total Monthly Estimate:               ~$12,600/month</w:t>
      </w:r>
    </w:p>
    <w:p w14:paraId="5F8198BA" w14:textId="77777777" w:rsidR="00EA1793" w:rsidRPr="00EA1793" w:rsidRDefault="00EA1793" w:rsidP="00EA1793">
      <w:r w:rsidRPr="00EA1793">
        <w:rPr>
          <w:b/>
          <w:bCs/>
        </w:rPr>
        <w:t>Cost Optimization Options:</w:t>
      </w:r>
    </w:p>
    <w:p w14:paraId="09CD0B1D" w14:textId="77777777" w:rsidR="00EA1793" w:rsidRPr="00EA1793" w:rsidRDefault="00EA1793" w:rsidP="00EA1793">
      <w:pPr>
        <w:numPr>
          <w:ilvl w:val="0"/>
          <w:numId w:val="30"/>
        </w:numPr>
      </w:pPr>
      <w:r w:rsidRPr="00EA1793">
        <w:t>Azure Reservations: 1-year or 3-year commitments for 30-65% discount on capacity</w:t>
      </w:r>
    </w:p>
    <w:p w14:paraId="1A300E76" w14:textId="77777777" w:rsidR="00EA1793" w:rsidRPr="00EA1793" w:rsidRDefault="00EA1793" w:rsidP="00EA1793">
      <w:pPr>
        <w:numPr>
          <w:ilvl w:val="0"/>
          <w:numId w:val="30"/>
        </w:numPr>
      </w:pPr>
      <w:r w:rsidRPr="00EA1793">
        <w:t>Pause/Resume Fabric capacity during non-business hours (dev/test)</w:t>
      </w:r>
    </w:p>
    <w:p w14:paraId="40A77DD0" w14:textId="77777777" w:rsidR="00EA1793" w:rsidRPr="00EA1793" w:rsidRDefault="00EA1793" w:rsidP="00EA1793">
      <w:pPr>
        <w:numPr>
          <w:ilvl w:val="0"/>
          <w:numId w:val="30"/>
        </w:numPr>
      </w:pPr>
      <w:r w:rsidRPr="00EA1793">
        <w:t>Use Fabric trial capacities for POC (60 days free)</w:t>
      </w:r>
    </w:p>
    <w:p w14:paraId="74927032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8. Concerns, Limitations, Constraints &amp; Considerations</w:t>
      </w:r>
    </w:p>
    <w:p w14:paraId="30E733FD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Security &amp; Compliance Concerns</w:t>
      </w:r>
    </w:p>
    <w:p w14:paraId="30C23446" w14:textId="77777777" w:rsidR="00EA1793" w:rsidRPr="00EA1793" w:rsidRDefault="00EA1793" w:rsidP="00EA1793">
      <w:r w:rsidRPr="00EA1793">
        <w:rPr>
          <w:b/>
          <w:bCs/>
        </w:rPr>
        <w:t>Data Sovereignty:</w:t>
      </w:r>
    </w:p>
    <w:p w14:paraId="255C2039" w14:textId="77777777" w:rsidR="00EA1793" w:rsidRPr="00EA1793" w:rsidRDefault="00EA1793" w:rsidP="00EA1793">
      <w:pPr>
        <w:numPr>
          <w:ilvl w:val="0"/>
          <w:numId w:val="31"/>
        </w:numPr>
      </w:pPr>
      <w:r w:rsidRPr="00EA1793">
        <w:t>OneLake data stored in specific Azure regions, but ensure region meets regulatory requirements (EU GDPR, data residency laws)</w:t>
      </w:r>
    </w:p>
    <w:p w14:paraId="5A4CE66C" w14:textId="77777777" w:rsidR="00EA1793" w:rsidRPr="00EA1793" w:rsidRDefault="00EA1793" w:rsidP="00EA1793">
      <w:pPr>
        <w:numPr>
          <w:ilvl w:val="0"/>
          <w:numId w:val="31"/>
        </w:numPr>
      </w:pPr>
      <w:r w:rsidRPr="00EA1793">
        <w:t>Multi-geo capabilities available but at premium cost</w:t>
      </w:r>
    </w:p>
    <w:p w14:paraId="5330B485" w14:textId="77777777" w:rsidR="00EA1793" w:rsidRPr="00EA1793" w:rsidRDefault="00EA1793" w:rsidP="00EA1793">
      <w:r w:rsidRPr="00EA1793">
        <w:rPr>
          <w:b/>
          <w:bCs/>
        </w:rPr>
        <w:t>Encryption:</w:t>
      </w:r>
    </w:p>
    <w:p w14:paraId="0E8A32C1" w14:textId="77777777" w:rsidR="00EA1793" w:rsidRPr="00EA1793" w:rsidRDefault="00EA1793" w:rsidP="00EA1793">
      <w:pPr>
        <w:numPr>
          <w:ilvl w:val="0"/>
          <w:numId w:val="32"/>
        </w:numPr>
      </w:pPr>
      <w:r w:rsidRPr="00EA1793">
        <w:t>Fabric uses Microsoft-managed keys by default</w:t>
      </w:r>
    </w:p>
    <w:p w14:paraId="66C9C0D2" w14:textId="77777777" w:rsidR="00EA1793" w:rsidRPr="00EA1793" w:rsidRDefault="00EA1793" w:rsidP="00EA1793">
      <w:pPr>
        <w:numPr>
          <w:ilvl w:val="0"/>
          <w:numId w:val="32"/>
        </w:numPr>
      </w:pPr>
      <w:r w:rsidRPr="00EA1793">
        <w:t>Customer-managed keys (CMK) via Azure Key Vault required for many financial regulations</w:t>
      </w:r>
    </w:p>
    <w:p w14:paraId="64F726A8" w14:textId="77777777" w:rsidR="00EA1793" w:rsidRPr="00EA1793" w:rsidRDefault="00EA1793" w:rsidP="00EA1793">
      <w:pPr>
        <w:numPr>
          <w:ilvl w:val="0"/>
          <w:numId w:val="32"/>
        </w:numPr>
      </w:pPr>
      <w:r w:rsidRPr="00EA1793">
        <w:t>Ensure encryption in transit for all on-premises connections</w:t>
      </w:r>
    </w:p>
    <w:p w14:paraId="7892EA39" w14:textId="77777777" w:rsidR="00EA1793" w:rsidRPr="00EA1793" w:rsidRDefault="00EA1793" w:rsidP="00EA1793">
      <w:r w:rsidRPr="00EA1793">
        <w:rPr>
          <w:b/>
          <w:bCs/>
        </w:rPr>
        <w:t>Access Control:</w:t>
      </w:r>
    </w:p>
    <w:p w14:paraId="37307BD4" w14:textId="77777777" w:rsidR="00EA1793" w:rsidRPr="00EA1793" w:rsidRDefault="00EA1793" w:rsidP="00EA1793">
      <w:pPr>
        <w:numPr>
          <w:ilvl w:val="0"/>
          <w:numId w:val="33"/>
        </w:numPr>
      </w:pPr>
      <w:r w:rsidRPr="00EA1793">
        <w:t>Row-level security (RLS) and object-level security (OLS) required for sensitive financial data</w:t>
      </w:r>
    </w:p>
    <w:p w14:paraId="5A0B35E0" w14:textId="77777777" w:rsidR="00EA1793" w:rsidRPr="00EA1793" w:rsidRDefault="00EA1793" w:rsidP="00EA1793">
      <w:pPr>
        <w:numPr>
          <w:ilvl w:val="0"/>
          <w:numId w:val="33"/>
        </w:numPr>
      </w:pPr>
      <w:r w:rsidRPr="00EA1793">
        <w:t>Azure AD integration mandatory; ensure proper governance of service principals</w:t>
      </w:r>
    </w:p>
    <w:p w14:paraId="7B1EC59D" w14:textId="77777777" w:rsidR="00EA1793" w:rsidRPr="00EA1793" w:rsidRDefault="00EA1793" w:rsidP="00EA1793">
      <w:pPr>
        <w:numPr>
          <w:ilvl w:val="0"/>
          <w:numId w:val="33"/>
        </w:numPr>
      </w:pPr>
      <w:r w:rsidRPr="00EA1793">
        <w:t>Separation of duties between data engineers, analysts, and viewers</w:t>
      </w:r>
    </w:p>
    <w:p w14:paraId="668FFFCF" w14:textId="77777777" w:rsidR="00EA1793" w:rsidRPr="00EA1793" w:rsidRDefault="00EA1793" w:rsidP="00EA1793">
      <w:r w:rsidRPr="00EA1793">
        <w:rPr>
          <w:b/>
          <w:bCs/>
        </w:rPr>
        <w:t>Audit &amp; Compliance:</w:t>
      </w:r>
    </w:p>
    <w:p w14:paraId="3D559811" w14:textId="77777777" w:rsidR="00EA1793" w:rsidRPr="00EA1793" w:rsidRDefault="00EA1793" w:rsidP="00EA1793">
      <w:pPr>
        <w:numPr>
          <w:ilvl w:val="0"/>
          <w:numId w:val="34"/>
        </w:numPr>
      </w:pPr>
      <w:r w:rsidRPr="00EA1793">
        <w:t>Enable Azure Policy and Purview for comprehensive data governance</w:t>
      </w:r>
    </w:p>
    <w:p w14:paraId="17B7A549" w14:textId="77777777" w:rsidR="00EA1793" w:rsidRPr="00EA1793" w:rsidRDefault="00EA1793" w:rsidP="00EA1793">
      <w:pPr>
        <w:numPr>
          <w:ilvl w:val="0"/>
          <w:numId w:val="34"/>
        </w:numPr>
      </w:pPr>
      <w:r w:rsidRPr="00EA1793">
        <w:t>Retention policies for audit logs (7+ years for financial records)</w:t>
      </w:r>
    </w:p>
    <w:p w14:paraId="7B4CA494" w14:textId="77777777" w:rsidR="00EA1793" w:rsidRPr="00EA1793" w:rsidRDefault="00EA1793" w:rsidP="00EA1793">
      <w:pPr>
        <w:numPr>
          <w:ilvl w:val="0"/>
          <w:numId w:val="34"/>
        </w:numPr>
      </w:pPr>
      <w:r w:rsidRPr="00EA1793">
        <w:t>Regular access reviews and certification processes</w:t>
      </w:r>
    </w:p>
    <w:p w14:paraId="4652B169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Technical Limitations</w:t>
      </w:r>
    </w:p>
    <w:p w14:paraId="6D6CD57E" w14:textId="77777777" w:rsidR="00EA1793" w:rsidRPr="00EA1793" w:rsidRDefault="00EA1793" w:rsidP="00EA1793">
      <w:r w:rsidRPr="00EA1793">
        <w:rPr>
          <w:b/>
          <w:bCs/>
        </w:rPr>
        <w:t>On-Premises Data Gateway:</w:t>
      </w:r>
    </w:p>
    <w:p w14:paraId="03474680" w14:textId="77777777" w:rsidR="00EA1793" w:rsidRPr="00EA1793" w:rsidRDefault="00EA1793" w:rsidP="00EA1793">
      <w:pPr>
        <w:numPr>
          <w:ilvl w:val="0"/>
          <w:numId w:val="35"/>
        </w:numPr>
      </w:pPr>
      <w:r w:rsidRPr="00EA1793">
        <w:t>Maximum 10 GB per query result</w:t>
      </w:r>
    </w:p>
    <w:p w14:paraId="60685C90" w14:textId="77777777" w:rsidR="00EA1793" w:rsidRPr="00EA1793" w:rsidRDefault="00EA1793" w:rsidP="00EA1793">
      <w:pPr>
        <w:numPr>
          <w:ilvl w:val="0"/>
          <w:numId w:val="35"/>
        </w:numPr>
      </w:pPr>
      <w:r w:rsidRPr="00EA1793">
        <w:t>Potential bottleneck for high-volume data transfers</w:t>
      </w:r>
    </w:p>
    <w:p w14:paraId="1EB3E5C5" w14:textId="77777777" w:rsidR="00EA1793" w:rsidRPr="00EA1793" w:rsidRDefault="00EA1793" w:rsidP="00EA1793">
      <w:pPr>
        <w:numPr>
          <w:ilvl w:val="0"/>
          <w:numId w:val="35"/>
        </w:numPr>
      </w:pPr>
      <w:r w:rsidRPr="00EA1793">
        <w:t>Requires Windows Server infrastructure (cannot run on Linux)</w:t>
      </w:r>
    </w:p>
    <w:p w14:paraId="76827ECB" w14:textId="77777777" w:rsidR="00EA1793" w:rsidRPr="00EA1793" w:rsidRDefault="00EA1793" w:rsidP="00EA1793">
      <w:pPr>
        <w:numPr>
          <w:ilvl w:val="0"/>
          <w:numId w:val="35"/>
        </w:numPr>
      </w:pPr>
      <w:r w:rsidRPr="00EA1793">
        <w:t>Single point of failure without proper clustering</w:t>
      </w:r>
    </w:p>
    <w:p w14:paraId="074735D9" w14:textId="77777777" w:rsidR="00EA1793" w:rsidRPr="00EA1793" w:rsidRDefault="00EA1793" w:rsidP="00EA1793">
      <w:r w:rsidRPr="00EA1793">
        <w:rPr>
          <w:b/>
          <w:bCs/>
        </w:rPr>
        <w:t>Power BI Direct Lake Mode:</w:t>
      </w:r>
    </w:p>
    <w:p w14:paraId="51E9824C" w14:textId="77777777" w:rsidR="00EA1793" w:rsidRPr="00EA1793" w:rsidRDefault="00EA1793" w:rsidP="00EA1793">
      <w:pPr>
        <w:numPr>
          <w:ilvl w:val="0"/>
          <w:numId w:val="36"/>
        </w:numPr>
      </w:pPr>
      <w:r w:rsidRPr="00EA1793">
        <w:t>Requires data in OneLake Delta format</w:t>
      </w:r>
    </w:p>
    <w:p w14:paraId="06388DDB" w14:textId="77777777" w:rsidR="00EA1793" w:rsidRPr="00EA1793" w:rsidRDefault="00EA1793" w:rsidP="00EA1793">
      <w:pPr>
        <w:numPr>
          <w:ilvl w:val="0"/>
          <w:numId w:val="36"/>
        </w:numPr>
      </w:pPr>
      <w:r w:rsidRPr="00EA1793">
        <w:t>Limited to certain data types and transformations</w:t>
      </w:r>
    </w:p>
    <w:p w14:paraId="42A6C1C8" w14:textId="77777777" w:rsidR="00EA1793" w:rsidRPr="00EA1793" w:rsidRDefault="00EA1793" w:rsidP="00EA1793">
      <w:pPr>
        <w:numPr>
          <w:ilvl w:val="0"/>
          <w:numId w:val="36"/>
        </w:numPr>
      </w:pPr>
      <w:r w:rsidRPr="00EA1793">
        <w:t>Fallback to DirectQuery or Import reduces performance</w:t>
      </w:r>
    </w:p>
    <w:p w14:paraId="1264EA7A" w14:textId="77777777" w:rsidR="00EA1793" w:rsidRPr="00EA1793" w:rsidRDefault="00EA1793" w:rsidP="00EA1793">
      <w:r w:rsidRPr="00EA1793">
        <w:rPr>
          <w:b/>
          <w:bCs/>
        </w:rPr>
        <w:t>Real-Time Latency:</w:t>
      </w:r>
    </w:p>
    <w:p w14:paraId="44841579" w14:textId="77777777" w:rsidR="00EA1793" w:rsidRPr="00EA1793" w:rsidRDefault="00EA1793" w:rsidP="00EA1793">
      <w:pPr>
        <w:numPr>
          <w:ilvl w:val="0"/>
          <w:numId w:val="37"/>
        </w:numPr>
      </w:pPr>
      <w:r w:rsidRPr="00EA1793">
        <w:t>Not suitable for sub-second latency requirements (trading systems)</w:t>
      </w:r>
    </w:p>
    <w:p w14:paraId="1A38A3EB" w14:textId="77777777" w:rsidR="00EA1793" w:rsidRPr="00EA1793" w:rsidRDefault="00EA1793" w:rsidP="00EA1793">
      <w:pPr>
        <w:numPr>
          <w:ilvl w:val="0"/>
          <w:numId w:val="37"/>
        </w:numPr>
      </w:pPr>
      <w:r w:rsidRPr="00EA1793">
        <w:t>Typical streaming latency: 2-5 seconds</w:t>
      </w:r>
    </w:p>
    <w:p w14:paraId="09F52380" w14:textId="77777777" w:rsidR="00EA1793" w:rsidRPr="00EA1793" w:rsidRDefault="00EA1793" w:rsidP="00EA1793">
      <w:pPr>
        <w:numPr>
          <w:ilvl w:val="0"/>
          <w:numId w:val="37"/>
        </w:numPr>
      </w:pPr>
      <w:r w:rsidRPr="00EA1793">
        <w:t>Batch processing: Minutes to hours depending on volume</w:t>
      </w:r>
    </w:p>
    <w:p w14:paraId="1C5F90A9" w14:textId="77777777" w:rsidR="00EA1793" w:rsidRPr="00EA1793" w:rsidRDefault="00EA1793" w:rsidP="00EA1793">
      <w:r w:rsidRPr="00EA1793">
        <w:rPr>
          <w:b/>
          <w:bCs/>
        </w:rPr>
        <w:t>Data Volume:</w:t>
      </w:r>
    </w:p>
    <w:p w14:paraId="193D6EDA" w14:textId="77777777" w:rsidR="00EA1793" w:rsidRPr="00EA1793" w:rsidRDefault="00EA1793" w:rsidP="00EA1793">
      <w:pPr>
        <w:numPr>
          <w:ilvl w:val="0"/>
          <w:numId w:val="38"/>
        </w:numPr>
      </w:pPr>
      <w:r w:rsidRPr="00EA1793">
        <w:t>OneLake performance degrades with billions of small files</w:t>
      </w:r>
    </w:p>
    <w:p w14:paraId="64D2514C" w14:textId="77777777" w:rsidR="00EA1793" w:rsidRPr="00EA1793" w:rsidRDefault="00EA1793" w:rsidP="00EA1793">
      <w:pPr>
        <w:numPr>
          <w:ilvl w:val="0"/>
          <w:numId w:val="38"/>
        </w:numPr>
      </w:pPr>
      <w:r w:rsidRPr="00EA1793">
        <w:t>Recommend file consolidation and partitioning strategies</w:t>
      </w:r>
    </w:p>
    <w:p w14:paraId="7385C1F9" w14:textId="77777777" w:rsidR="00EA1793" w:rsidRPr="00EA1793" w:rsidRDefault="00EA1793" w:rsidP="00EA1793">
      <w:pPr>
        <w:numPr>
          <w:ilvl w:val="0"/>
          <w:numId w:val="38"/>
        </w:numPr>
      </w:pPr>
      <w:r w:rsidRPr="00EA1793">
        <w:t>Very large datasets (100+ TB) require careful capacity planning</w:t>
      </w:r>
    </w:p>
    <w:p w14:paraId="6D6F66D7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Operational Constraints</w:t>
      </w:r>
    </w:p>
    <w:p w14:paraId="65C929D5" w14:textId="77777777" w:rsidR="00EA1793" w:rsidRPr="00EA1793" w:rsidRDefault="00EA1793" w:rsidP="00EA1793">
      <w:r w:rsidRPr="00EA1793">
        <w:rPr>
          <w:b/>
          <w:bCs/>
        </w:rPr>
        <w:t>Change Management:</w:t>
      </w:r>
    </w:p>
    <w:p w14:paraId="7156C796" w14:textId="77777777" w:rsidR="00EA1793" w:rsidRPr="00EA1793" w:rsidRDefault="00EA1793" w:rsidP="00EA1793">
      <w:pPr>
        <w:numPr>
          <w:ilvl w:val="0"/>
          <w:numId w:val="39"/>
        </w:numPr>
      </w:pPr>
      <w:r w:rsidRPr="00EA1793">
        <w:t>Fabric is rapidly evolving; monthly feature updates require governance</w:t>
      </w:r>
    </w:p>
    <w:p w14:paraId="2933C552" w14:textId="77777777" w:rsidR="00EA1793" w:rsidRPr="00EA1793" w:rsidRDefault="00EA1793" w:rsidP="00EA1793">
      <w:pPr>
        <w:numPr>
          <w:ilvl w:val="0"/>
          <w:numId w:val="39"/>
        </w:numPr>
      </w:pPr>
      <w:r w:rsidRPr="00EA1793">
        <w:t>Preview features should not be used in production financial reporting</w:t>
      </w:r>
    </w:p>
    <w:p w14:paraId="4225B022" w14:textId="77777777" w:rsidR="00EA1793" w:rsidRPr="00EA1793" w:rsidRDefault="00EA1793" w:rsidP="00EA1793">
      <w:pPr>
        <w:numPr>
          <w:ilvl w:val="0"/>
          <w:numId w:val="39"/>
        </w:numPr>
      </w:pPr>
      <w:r w:rsidRPr="00EA1793">
        <w:t>Plan for quarterly architecture reviews</w:t>
      </w:r>
    </w:p>
    <w:p w14:paraId="3AE2DDEC" w14:textId="77777777" w:rsidR="00EA1793" w:rsidRPr="00EA1793" w:rsidRDefault="00EA1793" w:rsidP="00EA1793">
      <w:r w:rsidRPr="00EA1793">
        <w:rPr>
          <w:b/>
          <w:bCs/>
        </w:rPr>
        <w:t>Disaster Recovery:</w:t>
      </w:r>
    </w:p>
    <w:p w14:paraId="2C686AD9" w14:textId="77777777" w:rsidR="00EA1793" w:rsidRPr="00EA1793" w:rsidRDefault="00EA1793" w:rsidP="00EA1793">
      <w:pPr>
        <w:numPr>
          <w:ilvl w:val="0"/>
          <w:numId w:val="40"/>
        </w:numPr>
      </w:pPr>
      <w:r w:rsidRPr="00EA1793">
        <w:t>Fabric does not have built-in geo-redundancy for OneLake</w:t>
      </w:r>
    </w:p>
    <w:p w14:paraId="3CD7BE94" w14:textId="77777777" w:rsidR="00EA1793" w:rsidRPr="00EA1793" w:rsidRDefault="00EA1793" w:rsidP="00EA1793">
      <w:pPr>
        <w:numPr>
          <w:ilvl w:val="0"/>
          <w:numId w:val="40"/>
        </w:numPr>
      </w:pPr>
      <w:r w:rsidRPr="00EA1793">
        <w:t>Implement Azure-to-Azure replication for DR scenarios</w:t>
      </w:r>
    </w:p>
    <w:p w14:paraId="3BB71300" w14:textId="77777777" w:rsidR="00EA1793" w:rsidRPr="00EA1793" w:rsidRDefault="00EA1793" w:rsidP="00EA1793">
      <w:pPr>
        <w:numPr>
          <w:ilvl w:val="0"/>
          <w:numId w:val="40"/>
        </w:numPr>
      </w:pPr>
      <w:r w:rsidRPr="00EA1793">
        <w:t>RTO/RPO planning required for critical financial processes</w:t>
      </w:r>
    </w:p>
    <w:p w14:paraId="7960BBAA" w14:textId="77777777" w:rsidR="00EA1793" w:rsidRPr="00EA1793" w:rsidRDefault="00EA1793" w:rsidP="00EA1793">
      <w:r w:rsidRPr="00EA1793">
        <w:rPr>
          <w:b/>
          <w:bCs/>
        </w:rPr>
        <w:t>Vendor Lock-In:</w:t>
      </w:r>
    </w:p>
    <w:p w14:paraId="0F0C72B4" w14:textId="77777777" w:rsidR="00EA1793" w:rsidRPr="00EA1793" w:rsidRDefault="00EA1793" w:rsidP="00EA1793">
      <w:pPr>
        <w:numPr>
          <w:ilvl w:val="0"/>
          <w:numId w:val="41"/>
        </w:numPr>
      </w:pPr>
      <w:r w:rsidRPr="00EA1793">
        <w:t>OneLake uses proprietary format (though based on Delta Lake)</w:t>
      </w:r>
    </w:p>
    <w:p w14:paraId="6B99264D" w14:textId="77777777" w:rsidR="00EA1793" w:rsidRPr="00EA1793" w:rsidRDefault="00EA1793" w:rsidP="00EA1793">
      <w:pPr>
        <w:numPr>
          <w:ilvl w:val="0"/>
          <w:numId w:val="41"/>
        </w:numPr>
      </w:pPr>
      <w:r w:rsidRPr="00EA1793">
        <w:t>Migration to other platforms requires significant effort</w:t>
      </w:r>
    </w:p>
    <w:p w14:paraId="6D5F39AD" w14:textId="77777777" w:rsidR="00EA1793" w:rsidRPr="00EA1793" w:rsidRDefault="00EA1793" w:rsidP="00EA1793">
      <w:pPr>
        <w:numPr>
          <w:ilvl w:val="0"/>
          <w:numId w:val="41"/>
        </w:numPr>
      </w:pPr>
      <w:r w:rsidRPr="00EA1793">
        <w:t>Consider multi-cloud strategy for critical systems</w:t>
      </w:r>
    </w:p>
    <w:p w14:paraId="79349CA7" w14:textId="77777777" w:rsidR="00EA1793" w:rsidRPr="00EA1793" w:rsidRDefault="00EA1793" w:rsidP="00EA1793">
      <w:r w:rsidRPr="00EA1793">
        <w:rPr>
          <w:b/>
          <w:bCs/>
        </w:rPr>
        <w:t>Skills Gap:</w:t>
      </w:r>
    </w:p>
    <w:p w14:paraId="726AA7C7" w14:textId="77777777" w:rsidR="00EA1793" w:rsidRPr="00EA1793" w:rsidRDefault="00EA1793" w:rsidP="00EA1793">
      <w:pPr>
        <w:numPr>
          <w:ilvl w:val="0"/>
          <w:numId w:val="42"/>
        </w:numPr>
      </w:pPr>
      <w:r w:rsidRPr="00EA1793">
        <w:t>Requires expertise in Azure, Fabric, Power BI, data engineering</w:t>
      </w:r>
    </w:p>
    <w:p w14:paraId="00B379E7" w14:textId="77777777" w:rsidR="00EA1793" w:rsidRPr="00EA1793" w:rsidRDefault="00EA1793" w:rsidP="00EA1793">
      <w:pPr>
        <w:numPr>
          <w:ilvl w:val="0"/>
          <w:numId w:val="42"/>
        </w:numPr>
      </w:pPr>
      <w:r w:rsidRPr="00EA1793">
        <w:t>Financial services talent shortage for cloud analytics</w:t>
      </w:r>
    </w:p>
    <w:p w14:paraId="00584918" w14:textId="77777777" w:rsidR="00EA1793" w:rsidRPr="00EA1793" w:rsidRDefault="00EA1793" w:rsidP="00EA1793">
      <w:pPr>
        <w:numPr>
          <w:ilvl w:val="0"/>
          <w:numId w:val="42"/>
        </w:numPr>
      </w:pPr>
      <w:r w:rsidRPr="00EA1793">
        <w:t>Plan for training and potentially external consulting support</w:t>
      </w:r>
    </w:p>
    <w:p w14:paraId="55F8DDB5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Financial Services-Specific Considerations</w:t>
      </w:r>
    </w:p>
    <w:p w14:paraId="475E52BD" w14:textId="77777777" w:rsidR="00EA1793" w:rsidRPr="00EA1793" w:rsidRDefault="00EA1793" w:rsidP="00EA1793">
      <w:r w:rsidRPr="00EA1793">
        <w:rPr>
          <w:b/>
          <w:bCs/>
        </w:rPr>
        <w:t>Regulatory Examination:</w:t>
      </w:r>
    </w:p>
    <w:p w14:paraId="0898F2E8" w14:textId="77777777" w:rsidR="00EA1793" w:rsidRPr="00EA1793" w:rsidRDefault="00EA1793" w:rsidP="00EA1793">
      <w:pPr>
        <w:numPr>
          <w:ilvl w:val="0"/>
          <w:numId w:val="43"/>
        </w:numPr>
      </w:pPr>
      <w:r w:rsidRPr="00EA1793">
        <w:t>Regulators may require access to raw data, not just reports</w:t>
      </w:r>
    </w:p>
    <w:p w14:paraId="6EAB6461" w14:textId="77777777" w:rsidR="00EA1793" w:rsidRPr="00EA1793" w:rsidRDefault="00EA1793" w:rsidP="00EA1793">
      <w:pPr>
        <w:numPr>
          <w:ilvl w:val="0"/>
          <w:numId w:val="43"/>
        </w:numPr>
      </w:pPr>
      <w:r w:rsidRPr="00EA1793">
        <w:t>Document all data lineage and transformation logic</w:t>
      </w:r>
    </w:p>
    <w:p w14:paraId="4036BC9F" w14:textId="77777777" w:rsidR="00EA1793" w:rsidRPr="00EA1793" w:rsidRDefault="00EA1793" w:rsidP="00EA1793">
      <w:pPr>
        <w:numPr>
          <w:ilvl w:val="0"/>
          <w:numId w:val="43"/>
        </w:numPr>
      </w:pPr>
      <w:r w:rsidRPr="00EA1793">
        <w:t>Maintain detailed architecture diagrams and data dictionaries</w:t>
      </w:r>
    </w:p>
    <w:p w14:paraId="0EEF0272" w14:textId="77777777" w:rsidR="00EA1793" w:rsidRPr="00EA1793" w:rsidRDefault="00EA1793" w:rsidP="00EA1793">
      <w:r w:rsidRPr="00EA1793">
        <w:rPr>
          <w:b/>
          <w:bCs/>
        </w:rPr>
        <w:t>Data Retention:</w:t>
      </w:r>
    </w:p>
    <w:p w14:paraId="023D8B5C" w14:textId="77777777" w:rsidR="00EA1793" w:rsidRPr="00EA1793" w:rsidRDefault="00EA1793" w:rsidP="00EA1793">
      <w:pPr>
        <w:numPr>
          <w:ilvl w:val="0"/>
          <w:numId w:val="44"/>
        </w:numPr>
      </w:pPr>
      <w:r w:rsidRPr="00EA1793">
        <w:t>Configure lifecycle policies for 7+ year retention</w:t>
      </w:r>
    </w:p>
    <w:p w14:paraId="0E1807E4" w14:textId="77777777" w:rsidR="00EA1793" w:rsidRPr="00EA1793" w:rsidRDefault="00EA1793" w:rsidP="00EA1793">
      <w:pPr>
        <w:numPr>
          <w:ilvl w:val="0"/>
          <w:numId w:val="44"/>
        </w:numPr>
      </w:pPr>
      <w:r w:rsidRPr="00EA1793">
        <w:t>Balance between hot (Fabric), cool (Azure Storage), and archive tiers</w:t>
      </w:r>
    </w:p>
    <w:p w14:paraId="4AF36389" w14:textId="77777777" w:rsidR="00EA1793" w:rsidRPr="00EA1793" w:rsidRDefault="00EA1793" w:rsidP="00EA1793">
      <w:pPr>
        <w:numPr>
          <w:ilvl w:val="0"/>
          <w:numId w:val="44"/>
        </w:numPr>
      </w:pPr>
      <w:r w:rsidRPr="00EA1793">
        <w:t>Ensure immutability for regulatory records</w:t>
      </w:r>
    </w:p>
    <w:p w14:paraId="763E67F7" w14:textId="77777777" w:rsidR="00EA1793" w:rsidRPr="00EA1793" w:rsidRDefault="00EA1793" w:rsidP="00EA1793">
      <w:r w:rsidRPr="00EA1793">
        <w:rPr>
          <w:b/>
          <w:bCs/>
        </w:rPr>
        <w:t>Third-Party Risk Management:</w:t>
      </w:r>
    </w:p>
    <w:p w14:paraId="53276FD5" w14:textId="77777777" w:rsidR="00EA1793" w:rsidRPr="00EA1793" w:rsidRDefault="00EA1793" w:rsidP="00EA1793">
      <w:pPr>
        <w:numPr>
          <w:ilvl w:val="0"/>
          <w:numId w:val="45"/>
        </w:numPr>
      </w:pPr>
      <w:r w:rsidRPr="00EA1793">
        <w:t>Microsoft is a third-party vendor subject to due diligence</w:t>
      </w:r>
    </w:p>
    <w:p w14:paraId="2AFA1705" w14:textId="77777777" w:rsidR="00EA1793" w:rsidRPr="00EA1793" w:rsidRDefault="00EA1793" w:rsidP="00EA1793">
      <w:pPr>
        <w:numPr>
          <w:ilvl w:val="0"/>
          <w:numId w:val="45"/>
        </w:numPr>
      </w:pPr>
      <w:r w:rsidRPr="00EA1793">
        <w:t>Review Microsoft's SOC 2, ISO 27001, and financial services certifications</w:t>
      </w:r>
    </w:p>
    <w:p w14:paraId="5751F015" w14:textId="77777777" w:rsidR="00EA1793" w:rsidRPr="00EA1793" w:rsidRDefault="00EA1793" w:rsidP="00EA1793">
      <w:pPr>
        <w:numPr>
          <w:ilvl w:val="0"/>
          <w:numId w:val="45"/>
        </w:numPr>
      </w:pPr>
      <w:r w:rsidRPr="00EA1793">
        <w:t>Include SLA requirements in enterprise agreement</w:t>
      </w:r>
    </w:p>
    <w:p w14:paraId="7D744A97" w14:textId="77777777" w:rsidR="00EA1793" w:rsidRPr="00EA1793" w:rsidRDefault="00EA1793" w:rsidP="00EA1793">
      <w:r w:rsidRPr="00EA1793">
        <w:rPr>
          <w:b/>
          <w:bCs/>
        </w:rPr>
        <w:t>Model Risk Management:</w:t>
      </w:r>
    </w:p>
    <w:p w14:paraId="715E7172" w14:textId="77777777" w:rsidR="00EA1793" w:rsidRPr="00EA1793" w:rsidRDefault="00EA1793" w:rsidP="00EA1793">
      <w:pPr>
        <w:numPr>
          <w:ilvl w:val="0"/>
          <w:numId w:val="46"/>
        </w:numPr>
      </w:pPr>
      <w:r w:rsidRPr="00EA1793">
        <w:t>Any ML models in Databricks/Fabric require model validation</w:t>
      </w:r>
    </w:p>
    <w:p w14:paraId="4F332683" w14:textId="77777777" w:rsidR="00EA1793" w:rsidRPr="00EA1793" w:rsidRDefault="00EA1793" w:rsidP="00EA1793">
      <w:pPr>
        <w:numPr>
          <w:ilvl w:val="0"/>
          <w:numId w:val="46"/>
        </w:numPr>
      </w:pPr>
      <w:r w:rsidRPr="00EA1793">
        <w:t>Document model assumptions, limitations, and monitoring</w:t>
      </w:r>
    </w:p>
    <w:p w14:paraId="7859526B" w14:textId="77777777" w:rsidR="00EA1793" w:rsidRPr="00EA1793" w:rsidRDefault="00EA1793" w:rsidP="00EA1793">
      <w:pPr>
        <w:numPr>
          <w:ilvl w:val="0"/>
          <w:numId w:val="46"/>
        </w:numPr>
      </w:pPr>
      <w:r w:rsidRPr="00EA1793">
        <w:t>Implement model performance tracking and alerting</w:t>
      </w:r>
    </w:p>
    <w:p w14:paraId="15BBC31E" w14:textId="77777777" w:rsidR="00EA1793" w:rsidRPr="00EA1793" w:rsidRDefault="00EA1793" w:rsidP="00EA1793">
      <w:r w:rsidRPr="00EA1793">
        <w:rPr>
          <w:b/>
          <w:bCs/>
        </w:rPr>
        <w:t>Sensitive Data Handling:</w:t>
      </w:r>
    </w:p>
    <w:p w14:paraId="5F390D45" w14:textId="77777777" w:rsidR="00EA1793" w:rsidRPr="00EA1793" w:rsidRDefault="00EA1793" w:rsidP="00EA1793">
      <w:pPr>
        <w:numPr>
          <w:ilvl w:val="0"/>
          <w:numId w:val="47"/>
        </w:numPr>
      </w:pPr>
      <w:r w:rsidRPr="00EA1793">
        <w:t>PII/PCI data requires additional protection (masking, tokenization)</w:t>
      </w:r>
    </w:p>
    <w:p w14:paraId="2ABEF2D3" w14:textId="77777777" w:rsidR="00EA1793" w:rsidRPr="00EA1793" w:rsidRDefault="00EA1793" w:rsidP="00EA1793">
      <w:pPr>
        <w:numPr>
          <w:ilvl w:val="0"/>
          <w:numId w:val="47"/>
        </w:numPr>
      </w:pPr>
      <w:r w:rsidRPr="00EA1793">
        <w:t>Consider Azure Confidential Computing for highly sensitive calculations</w:t>
      </w:r>
    </w:p>
    <w:p w14:paraId="7A764B8F" w14:textId="77777777" w:rsidR="00EA1793" w:rsidRPr="00EA1793" w:rsidRDefault="00EA1793" w:rsidP="00EA1793">
      <w:pPr>
        <w:numPr>
          <w:ilvl w:val="0"/>
          <w:numId w:val="47"/>
        </w:numPr>
      </w:pPr>
      <w:r w:rsidRPr="00EA1793">
        <w:t>Implement data loss prevention (DLP) policies</w:t>
      </w:r>
    </w:p>
    <w:p w14:paraId="273DB505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Cost Management Concerns</w:t>
      </w:r>
    </w:p>
    <w:p w14:paraId="05565544" w14:textId="77777777" w:rsidR="00EA1793" w:rsidRPr="00EA1793" w:rsidRDefault="00EA1793" w:rsidP="00EA1793">
      <w:r w:rsidRPr="00EA1793">
        <w:rPr>
          <w:b/>
          <w:bCs/>
        </w:rPr>
        <w:t>Capacity Sizing:</w:t>
      </w:r>
    </w:p>
    <w:p w14:paraId="5C11BA03" w14:textId="77777777" w:rsidR="00EA1793" w:rsidRPr="00EA1793" w:rsidRDefault="00EA1793" w:rsidP="00EA1793">
      <w:pPr>
        <w:numPr>
          <w:ilvl w:val="0"/>
          <w:numId w:val="48"/>
        </w:numPr>
      </w:pPr>
      <w:r w:rsidRPr="00EA1793">
        <w:t>Underestimating capacity leads to performance issues</w:t>
      </w:r>
    </w:p>
    <w:p w14:paraId="2F19FAA7" w14:textId="77777777" w:rsidR="00EA1793" w:rsidRPr="00EA1793" w:rsidRDefault="00EA1793" w:rsidP="00EA1793">
      <w:pPr>
        <w:numPr>
          <w:ilvl w:val="0"/>
          <w:numId w:val="48"/>
        </w:numPr>
      </w:pPr>
      <w:r w:rsidRPr="00EA1793">
        <w:t>Overprovisioning wastes budget</w:t>
      </w:r>
    </w:p>
    <w:p w14:paraId="12B1B249" w14:textId="77777777" w:rsidR="00EA1793" w:rsidRPr="00EA1793" w:rsidRDefault="00EA1793" w:rsidP="00EA1793">
      <w:pPr>
        <w:numPr>
          <w:ilvl w:val="0"/>
          <w:numId w:val="48"/>
        </w:numPr>
      </w:pPr>
      <w:r w:rsidRPr="00EA1793">
        <w:t>Monitor CU consumption daily and adjust capacity accordingly</w:t>
      </w:r>
    </w:p>
    <w:p w14:paraId="46115749" w14:textId="77777777" w:rsidR="00EA1793" w:rsidRPr="00EA1793" w:rsidRDefault="00EA1793" w:rsidP="00EA1793">
      <w:r w:rsidRPr="00EA1793">
        <w:rPr>
          <w:b/>
          <w:bCs/>
        </w:rPr>
        <w:t>Data Egress:</w:t>
      </w:r>
    </w:p>
    <w:p w14:paraId="224E7146" w14:textId="77777777" w:rsidR="00EA1793" w:rsidRPr="00EA1793" w:rsidRDefault="00EA1793" w:rsidP="00EA1793">
      <w:pPr>
        <w:numPr>
          <w:ilvl w:val="0"/>
          <w:numId w:val="49"/>
        </w:numPr>
      </w:pPr>
      <w:r w:rsidRPr="00EA1793">
        <w:t>Moving data out of Azure incurs costs ($0.05-$0.12/GB)</w:t>
      </w:r>
    </w:p>
    <w:p w14:paraId="365C5788" w14:textId="77777777" w:rsidR="00EA1793" w:rsidRPr="00EA1793" w:rsidRDefault="00EA1793" w:rsidP="00EA1793">
      <w:pPr>
        <w:numPr>
          <w:ilvl w:val="0"/>
          <w:numId w:val="49"/>
        </w:numPr>
      </w:pPr>
      <w:r w:rsidRPr="00EA1793">
        <w:t>Plan data architecture to minimize cross-region transfers</w:t>
      </w:r>
    </w:p>
    <w:p w14:paraId="0F96D2BA" w14:textId="77777777" w:rsidR="00EA1793" w:rsidRPr="00EA1793" w:rsidRDefault="00EA1793" w:rsidP="00EA1793">
      <w:pPr>
        <w:numPr>
          <w:ilvl w:val="0"/>
          <w:numId w:val="49"/>
        </w:numPr>
      </w:pPr>
      <w:r w:rsidRPr="00EA1793">
        <w:t>Use Azure Front Door or CDN judiciously</w:t>
      </w:r>
    </w:p>
    <w:p w14:paraId="281EE6A3" w14:textId="77777777" w:rsidR="00EA1793" w:rsidRPr="00EA1793" w:rsidRDefault="00EA1793" w:rsidP="00EA1793">
      <w:r w:rsidRPr="00EA1793">
        <w:rPr>
          <w:b/>
          <w:bCs/>
        </w:rPr>
        <w:t>Hidden Costs:</w:t>
      </w:r>
    </w:p>
    <w:p w14:paraId="4482D67A" w14:textId="77777777" w:rsidR="00EA1793" w:rsidRPr="00EA1793" w:rsidRDefault="00EA1793" w:rsidP="00EA1793">
      <w:pPr>
        <w:numPr>
          <w:ilvl w:val="0"/>
          <w:numId w:val="50"/>
        </w:numPr>
      </w:pPr>
      <w:r w:rsidRPr="00EA1793">
        <w:t>Gateway infrastructure and maintenance</w:t>
      </w:r>
    </w:p>
    <w:p w14:paraId="6A6AE94C" w14:textId="77777777" w:rsidR="00EA1793" w:rsidRPr="00EA1793" w:rsidRDefault="00EA1793" w:rsidP="00EA1793">
      <w:pPr>
        <w:numPr>
          <w:ilvl w:val="0"/>
          <w:numId w:val="50"/>
        </w:numPr>
      </w:pPr>
      <w:r w:rsidRPr="00EA1793">
        <w:t>Staff training and change management</w:t>
      </w:r>
    </w:p>
    <w:p w14:paraId="228506CA" w14:textId="77777777" w:rsidR="00EA1793" w:rsidRPr="00EA1793" w:rsidRDefault="00EA1793" w:rsidP="00EA1793">
      <w:pPr>
        <w:numPr>
          <w:ilvl w:val="0"/>
          <w:numId w:val="50"/>
        </w:numPr>
      </w:pPr>
      <w:r w:rsidRPr="00EA1793">
        <w:t>Third-party tools for enhanced monitoring or governance</w:t>
      </w:r>
    </w:p>
    <w:p w14:paraId="646248B9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Performance Considerations</w:t>
      </w:r>
    </w:p>
    <w:p w14:paraId="298CDD24" w14:textId="77777777" w:rsidR="00EA1793" w:rsidRPr="00EA1793" w:rsidRDefault="00EA1793" w:rsidP="00EA1793">
      <w:r w:rsidRPr="00EA1793">
        <w:rPr>
          <w:b/>
          <w:bCs/>
        </w:rPr>
        <w:t>Network Bandwidth:</w:t>
      </w:r>
    </w:p>
    <w:p w14:paraId="1C0C7231" w14:textId="77777777" w:rsidR="00EA1793" w:rsidRPr="00EA1793" w:rsidRDefault="00EA1793" w:rsidP="00EA1793">
      <w:pPr>
        <w:numPr>
          <w:ilvl w:val="0"/>
          <w:numId w:val="51"/>
        </w:numPr>
      </w:pPr>
      <w:r w:rsidRPr="00EA1793">
        <w:t>Initial data migration can take weeks without dedicated circuit</w:t>
      </w:r>
    </w:p>
    <w:p w14:paraId="2485798D" w14:textId="77777777" w:rsidR="00EA1793" w:rsidRPr="00EA1793" w:rsidRDefault="00EA1793" w:rsidP="00EA1793">
      <w:pPr>
        <w:numPr>
          <w:ilvl w:val="0"/>
          <w:numId w:val="51"/>
        </w:numPr>
      </w:pPr>
      <w:r w:rsidRPr="00EA1793">
        <w:t>Ongoing daily loads require sustained bandwidth planning</w:t>
      </w:r>
    </w:p>
    <w:p w14:paraId="2F94CF18" w14:textId="77777777" w:rsidR="00EA1793" w:rsidRPr="00EA1793" w:rsidRDefault="00EA1793" w:rsidP="00EA1793">
      <w:pPr>
        <w:numPr>
          <w:ilvl w:val="0"/>
          <w:numId w:val="51"/>
        </w:numPr>
      </w:pPr>
      <w:r w:rsidRPr="00EA1793">
        <w:t>ExpressRoute strongly recommended for production workloads</w:t>
      </w:r>
    </w:p>
    <w:p w14:paraId="7AD9A062" w14:textId="77777777" w:rsidR="00EA1793" w:rsidRPr="00EA1793" w:rsidRDefault="00EA1793" w:rsidP="00EA1793">
      <w:r w:rsidRPr="00EA1793">
        <w:rPr>
          <w:b/>
          <w:bCs/>
        </w:rPr>
        <w:t>Query Performance:</w:t>
      </w:r>
    </w:p>
    <w:p w14:paraId="09EAD98C" w14:textId="77777777" w:rsidR="00EA1793" w:rsidRPr="00EA1793" w:rsidRDefault="00EA1793" w:rsidP="00EA1793">
      <w:pPr>
        <w:numPr>
          <w:ilvl w:val="0"/>
          <w:numId w:val="52"/>
        </w:numPr>
      </w:pPr>
      <w:r w:rsidRPr="00EA1793">
        <w:t>Dimensional modeling still required for optimal performance</w:t>
      </w:r>
    </w:p>
    <w:p w14:paraId="11A892C6" w14:textId="77777777" w:rsidR="00EA1793" w:rsidRPr="00EA1793" w:rsidRDefault="00EA1793" w:rsidP="00EA1793">
      <w:pPr>
        <w:numPr>
          <w:ilvl w:val="0"/>
          <w:numId w:val="52"/>
        </w:numPr>
      </w:pPr>
      <w:r w:rsidRPr="00EA1793">
        <w:t>Star schema preferred over snowflake for Power BI</w:t>
      </w:r>
    </w:p>
    <w:p w14:paraId="0B137147" w14:textId="77777777" w:rsidR="00EA1793" w:rsidRPr="00EA1793" w:rsidRDefault="00EA1793" w:rsidP="00EA1793">
      <w:pPr>
        <w:numPr>
          <w:ilvl w:val="0"/>
          <w:numId w:val="52"/>
        </w:numPr>
      </w:pPr>
      <w:r w:rsidRPr="00EA1793">
        <w:t>Partition strategies critical for large fact tables (date-based partitioning)</w:t>
      </w:r>
    </w:p>
    <w:p w14:paraId="03ED5EE1" w14:textId="77777777" w:rsidR="00EA1793" w:rsidRPr="00EA1793" w:rsidRDefault="00EA1793" w:rsidP="00EA1793">
      <w:r w:rsidRPr="00EA1793">
        <w:rPr>
          <w:b/>
          <w:bCs/>
        </w:rPr>
        <w:t>Concurrent Users:</w:t>
      </w:r>
    </w:p>
    <w:p w14:paraId="445D860D" w14:textId="77777777" w:rsidR="00EA1793" w:rsidRPr="00EA1793" w:rsidRDefault="00EA1793" w:rsidP="00EA1793">
      <w:pPr>
        <w:numPr>
          <w:ilvl w:val="0"/>
          <w:numId w:val="53"/>
        </w:numPr>
      </w:pPr>
      <w:r w:rsidRPr="00EA1793">
        <w:t>Plan capacity for peak usage (month-end, quarter-end reporting)</w:t>
      </w:r>
    </w:p>
    <w:p w14:paraId="52EC6FEC" w14:textId="77777777" w:rsidR="00EA1793" w:rsidRPr="00EA1793" w:rsidRDefault="00EA1793" w:rsidP="00EA1793">
      <w:pPr>
        <w:numPr>
          <w:ilvl w:val="0"/>
          <w:numId w:val="53"/>
        </w:numPr>
      </w:pPr>
      <w:r w:rsidRPr="00EA1793">
        <w:t>Implement report caching and aggregations</w:t>
      </w:r>
    </w:p>
    <w:p w14:paraId="538E8A59" w14:textId="77777777" w:rsidR="00EA1793" w:rsidRPr="00EA1793" w:rsidRDefault="00EA1793" w:rsidP="00EA1793">
      <w:pPr>
        <w:numPr>
          <w:ilvl w:val="0"/>
          <w:numId w:val="53"/>
        </w:numPr>
      </w:pPr>
      <w:r w:rsidRPr="00EA1793">
        <w:t>Consider report subscriptions instead of on-demand viewing</w:t>
      </w:r>
    </w:p>
    <w:p w14:paraId="1E5E5B77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Migration Strategy Considerations</w:t>
      </w:r>
    </w:p>
    <w:p w14:paraId="24E7A39F" w14:textId="77777777" w:rsidR="00EA1793" w:rsidRPr="00EA1793" w:rsidRDefault="00EA1793" w:rsidP="00EA1793">
      <w:r w:rsidRPr="00EA1793">
        <w:rPr>
          <w:b/>
          <w:bCs/>
        </w:rPr>
        <w:t>Phased Approach:</w:t>
      </w:r>
    </w:p>
    <w:p w14:paraId="657CD7DC" w14:textId="77777777" w:rsidR="00EA1793" w:rsidRPr="00EA1793" w:rsidRDefault="00EA1793" w:rsidP="00EA1793">
      <w:pPr>
        <w:numPr>
          <w:ilvl w:val="0"/>
          <w:numId w:val="54"/>
        </w:numPr>
      </w:pPr>
      <w:r w:rsidRPr="00EA1793">
        <w:t>Start with non-critical reporting workloads</w:t>
      </w:r>
    </w:p>
    <w:p w14:paraId="01720F9B" w14:textId="77777777" w:rsidR="00EA1793" w:rsidRPr="00EA1793" w:rsidRDefault="00EA1793" w:rsidP="00EA1793">
      <w:pPr>
        <w:numPr>
          <w:ilvl w:val="0"/>
          <w:numId w:val="54"/>
        </w:numPr>
      </w:pPr>
      <w:r w:rsidRPr="00EA1793">
        <w:t>Pilot with single business unit before enterprise rollout</w:t>
      </w:r>
    </w:p>
    <w:p w14:paraId="0FCD6A61" w14:textId="77777777" w:rsidR="00EA1793" w:rsidRPr="00EA1793" w:rsidRDefault="00EA1793" w:rsidP="00EA1793">
      <w:pPr>
        <w:numPr>
          <w:ilvl w:val="0"/>
          <w:numId w:val="54"/>
        </w:numPr>
      </w:pPr>
      <w:r w:rsidRPr="00EA1793">
        <w:t xml:space="preserve">Plan for </w:t>
      </w:r>
      <w:proofErr w:type="gramStart"/>
      <w:r w:rsidRPr="00EA1793">
        <w:t>12-24 month</w:t>
      </w:r>
      <w:proofErr w:type="gramEnd"/>
      <w:r w:rsidRPr="00EA1793">
        <w:t xml:space="preserve"> full migration timeline</w:t>
      </w:r>
    </w:p>
    <w:p w14:paraId="5676C023" w14:textId="77777777" w:rsidR="00EA1793" w:rsidRPr="00EA1793" w:rsidRDefault="00EA1793" w:rsidP="00EA1793">
      <w:r w:rsidRPr="00EA1793">
        <w:rPr>
          <w:b/>
          <w:bCs/>
        </w:rPr>
        <w:t>Hybrid Period:</w:t>
      </w:r>
    </w:p>
    <w:p w14:paraId="24B5ED33" w14:textId="77777777" w:rsidR="00EA1793" w:rsidRPr="00EA1793" w:rsidRDefault="00EA1793" w:rsidP="00EA1793">
      <w:pPr>
        <w:numPr>
          <w:ilvl w:val="0"/>
          <w:numId w:val="55"/>
        </w:numPr>
      </w:pPr>
      <w:r w:rsidRPr="00EA1793">
        <w:t>Maintain on-premises and cloud systems in parallel</w:t>
      </w:r>
    </w:p>
    <w:p w14:paraId="72597DAA" w14:textId="77777777" w:rsidR="00EA1793" w:rsidRPr="00EA1793" w:rsidRDefault="00EA1793" w:rsidP="00EA1793">
      <w:pPr>
        <w:numPr>
          <w:ilvl w:val="0"/>
          <w:numId w:val="55"/>
        </w:numPr>
      </w:pPr>
      <w:r w:rsidRPr="00EA1793">
        <w:t>Reconciliation processes to ensure data consistency</w:t>
      </w:r>
    </w:p>
    <w:p w14:paraId="6E36CF2D" w14:textId="77777777" w:rsidR="00EA1793" w:rsidRPr="00EA1793" w:rsidRDefault="00EA1793" w:rsidP="00EA1793">
      <w:pPr>
        <w:numPr>
          <w:ilvl w:val="0"/>
          <w:numId w:val="55"/>
        </w:numPr>
      </w:pPr>
      <w:r w:rsidRPr="00EA1793">
        <w:t>Gradual user migration with proper training</w:t>
      </w:r>
    </w:p>
    <w:p w14:paraId="47B6EB41" w14:textId="77777777" w:rsidR="00EA1793" w:rsidRPr="00EA1793" w:rsidRDefault="00EA1793" w:rsidP="00EA1793">
      <w:r w:rsidRPr="00EA1793">
        <w:rPr>
          <w:b/>
          <w:bCs/>
        </w:rPr>
        <w:t>Data Quality:</w:t>
      </w:r>
    </w:p>
    <w:p w14:paraId="4F6C0AD5" w14:textId="77777777" w:rsidR="00EA1793" w:rsidRPr="00EA1793" w:rsidRDefault="00EA1793" w:rsidP="00EA1793">
      <w:pPr>
        <w:numPr>
          <w:ilvl w:val="0"/>
          <w:numId w:val="56"/>
        </w:numPr>
      </w:pPr>
      <w:r w:rsidRPr="00EA1793">
        <w:t>Cleanse data before migration to cloud</w:t>
      </w:r>
    </w:p>
    <w:p w14:paraId="7EE86EA2" w14:textId="77777777" w:rsidR="00EA1793" w:rsidRPr="00EA1793" w:rsidRDefault="00EA1793" w:rsidP="00EA1793">
      <w:pPr>
        <w:numPr>
          <w:ilvl w:val="0"/>
          <w:numId w:val="56"/>
        </w:numPr>
      </w:pPr>
      <w:r w:rsidRPr="00EA1793">
        <w:t>Implement data quality checks in pipelines</w:t>
      </w:r>
    </w:p>
    <w:p w14:paraId="35E93437" w14:textId="77777777" w:rsidR="00EA1793" w:rsidRPr="00EA1793" w:rsidRDefault="00EA1793" w:rsidP="00EA1793">
      <w:pPr>
        <w:numPr>
          <w:ilvl w:val="0"/>
          <w:numId w:val="56"/>
        </w:numPr>
      </w:pPr>
      <w:r w:rsidRPr="00EA1793">
        <w:t>Establish data stewardship and ownership</w:t>
      </w:r>
    </w:p>
    <w:p w14:paraId="4E84E318" w14:textId="77777777" w:rsidR="00EA1793" w:rsidRPr="00EA1793" w:rsidRDefault="00000000" w:rsidP="00EA1793">
      <w:r>
        <w:pict w14:anchorId="6A6512FC">
          <v:rect id="_x0000_i1025" style="width:0;height:1.5pt" o:hralign="center" o:hrstd="t" o:hr="t" fillcolor="#a0a0a0" stroked="f"/>
        </w:pict>
      </w:r>
    </w:p>
    <w:p w14:paraId="5B08E3A3" w14:textId="77777777" w:rsidR="00EA1793" w:rsidRPr="00EA1793" w:rsidRDefault="00EA1793" w:rsidP="00EA1793">
      <w:pPr>
        <w:rPr>
          <w:b/>
          <w:bCs/>
        </w:rPr>
      </w:pPr>
      <w:r w:rsidRPr="00EA1793">
        <w:rPr>
          <w:b/>
          <w:bCs/>
        </w:rPr>
        <w:t>Recommended Next Steps for Architecture Approval</w:t>
      </w:r>
    </w:p>
    <w:p w14:paraId="7F11CED6" w14:textId="77777777" w:rsidR="00EA1793" w:rsidRPr="00EA1793" w:rsidRDefault="00EA1793" w:rsidP="00EA1793">
      <w:pPr>
        <w:numPr>
          <w:ilvl w:val="0"/>
          <w:numId w:val="57"/>
        </w:numPr>
      </w:pPr>
      <w:r w:rsidRPr="00EA1793">
        <w:rPr>
          <w:b/>
          <w:bCs/>
        </w:rPr>
        <w:t>Conduct Proof of Concept</w:t>
      </w:r>
      <w:r w:rsidRPr="00EA1793">
        <w:t xml:space="preserve">: </w:t>
      </w:r>
      <w:proofErr w:type="gramStart"/>
      <w:r w:rsidRPr="00EA1793">
        <w:t>30-60 day</w:t>
      </w:r>
      <w:proofErr w:type="gramEnd"/>
      <w:r w:rsidRPr="00EA1793">
        <w:t xml:space="preserve"> pilot with representative data sources</w:t>
      </w:r>
    </w:p>
    <w:p w14:paraId="6938D3C9" w14:textId="77777777" w:rsidR="00EA1793" w:rsidRPr="00EA1793" w:rsidRDefault="00EA1793" w:rsidP="00EA1793">
      <w:pPr>
        <w:numPr>
          <w:ilvl w:val="0"/>
          <w:numId w:val="57"/>
        </w:numPr>
      </w:pPr>
      <w:r w:rsidRPr="00EA1793">
        <w:rPr>
          <w:b/>
          <w:bCs/>
        </w:rPr>
        <w:t>Perform Cost-Benefit Analysis</w:t>
      </w:r>
      <w:r w:rsidRPr="00EA1793">
        <w:t>: Compare against current on-premises/alternative solutions</w:t>
      </w:r>
    </w:p>
    <w:p w14:paraId="4421C386" w14:textId="77777777" w:rsidR="00EA1793" w:rsidRPr="00EA1793" w:rsidRDefault="00EA1793" w:rsidP="00EA1793">
      <w:pPr>
        <w:numPr>
          <w:ilvl w:val="0"/>
          <w:numId w:val="57"/>
        </w:numPr>
      </w:pPr>
      <w:r w:rsidRPr="00EA1793">
        <w:rPr>
          <w:b/>
          <w:bCs/>
        </w:rPr>
        <w:t>Security &amp; Compliance Review</w:t>
      </w:r>
      <w:r w:rsidRPr="00EA1793">
        <w:t>: Engage InfoSec, Risk, and Compliance teams early</w:t>
      </w:r>
    </w:p>
    <w:p w14:paraId="5E56CF08" w14:textId="77777777" w:rsidR="00EA1793" w:rsidRPr="00EA1793" w:rsidRDefault="00EA1793" w:rsidP="00EA1793">
      <w:pPr>
        <w:numPr>
          <w:ilvl w:val="0"/>
          <w:numId w:val="57"/>
        </w:numPr>
      </w:pPr>
      <w:r w:rsidRPr="00EA1793">
        <w:rPr>
          <w:b/>
          <w:bCs/>
        </w:rPr>
        <w:t>Vendor Assessment</w:t>
      </w:r>
      <w:r w:rsidRPr="00EA1793">
        <w:t>: Complete third-party risk management for Microsoft</w:t>
      </w:r>
    </w:p>
    <w:p w14:paraId="43516090" w14:textId="77777777" w:rsidR="00EA1793" w:rsidRPr="00EA1793" w:rsidRDefault="00EA1793" w:rsidP="00EA1793">
      <w:pPr>
        <w:numPr>
          <w:ilvl w:val="0"/>
          <w:numId w:val="57"/>
        </w:numPr>
      </w:pPr>
      <w:r w:rsidRPr="00EA1793">
        <w:rPr>
          <w:b/>
          <w:bCs/>
        </w:rPr>
        <w:t>Capacity Planning</w:t>
      </w:r>
      <w:r w:rsidRPr="00EA1793">
        <w:t>: Model expected data volumes, user concurrency, and processing needs</w:t>
      </w:r>
    </w:p>
    <w:p w14:paraId="23F25B6A" w14:textId="77777777" w:rsidR="00EA1793" w:rsidRDefault="00EA1793" w:rsidP="00EA1793">
      <w:pPr>
        <w:numPr>
          <w:ilvl w:val="0"/>
          <w:numId w:val="57"/>
        </w:numPr>
      </w:pPr>
      <w:r w:rsidRPr="00EA1793">
        <w:rPr>
          <w:b/>
          <w:bCs/>
        </w:rPr>
        <w:t>Build Business Case</w:t>
      </w:r>
      <w:r w:rsidRPr="00EA1793">
        <w:t>: Document ROI including cost savings, efficiency gains, and new capabilities</w:t>
      </w:r>
    </w:p>
    <w:p w14:paraId="05BBF30E" w14:textId="77777777" w:rsidR="00E84E21" w:rsidRDefault="00E84E21" w:rsidP="00E84E21"/>
    <w:p w14:paraId="69DE32CE" w14:textId="77777777" w:rsidR="00E84E21" w:rsidRPr="00E84E21" w:rsidRDefault="00E84E21" w:rsidP="00E84E21">
      <w:r w:rsidRPr="00E84E21">
        <w:t xml:space="preserve">Nice — below is a focused, review-ready </w:t>
      </w:r>
      <w:r w:rsidRPr="00E84E21">
        <w:rPr>
          <w:b/>
          <w:bCs/>
        </w:rPr>
        <w:t>Architecture Review &amp; Approval</w:t>
      </w:r>
      <w:r w:rsidRPr="00E84E21">
        <w:t xml:space="preserve"> pack you can drop into a Power BI service approval slide or architecture review doc for a financial-services hybrid deployment (on-prem </w:t>
      </w:r>
      <w:r w:rsidRPr="00E84E21">
        <w:rPr>
          <w:rFonts w:ascii="Cambria Math" w:hAnsi="Cambria Math" w:cs="Cambria Math"/>
        </w:rPr>
        <w:t>⇄</w:t>
      </w:r>
      <w:r w:rsidRPr="00E84E21">
        <w:t xml:space="preserve"> Azure / Databricks / ADLS Gen2 / Cosmos DB). I</w:t>
      </w:r>
      <w:r w:rsidRPr="00E84E21">
        <w:rPr>
          <w:rFonts w:ascii="Aptos" w:hAnsi="Aptos" w:cs="Aptos"/>
        </w:rPr>
        <w:t>’</w:t>
      </w:r>
      <w:r w:rsidRPr="00E84E21">
        <w:t>ve organized it so you can copy sections straight into a slide + backup notes. I included authoritative citations for the key technical claims.</w:t>
      </w:r>
    </w:p>
    <w:p w14:paraId="0C50091E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Design overview</w:t>
      </w:r>
    </w:p>
    <w:p w14:paraId="757A762C" w14:textId="77777777" w:rsidR="00E84E21" w:rsidRPr="00E84E21" w:rsidRDefault="00E84E21" w:rsidP="00E84E21">
      <w:r w:rsidRPr="00E84E21">
        <w:t>A hybrid Fabric/Power BI as-a-service architecture that keeps sensitive systems and source data on-prem while using Azure for scalable analytics and reporting. Key parts:</w:t>
      </w:r>
    </w:p>
    <w:p w14:paraId="7614719D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On-premises sources</w:t>
      </w:r>
      <w:r w:rsidRPr="00E84E21">
        <w:t>: transactional DBs, data warehouse, files, mainframes, legacy systems.</w:t>
      </w:r>
    </w:p>
    <w:p w14:paraId="09578927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Secure network connectivity</w:t>
      </w:r>
      <w:r w:rsidRPr="00E84E21">
        <w:t>: ExpressRoute (primary) ± VPN failover or site-to-site VPN. Private endpoints and Private Link for Azure services.</w:t>
      </w:r>
    </w:p>
    <w:p w14:paraId="7E354D0B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Data movement &amp; ingestion</w:t>
      </w:r>
      <w:r w:rsidRPr="00E84E21">
        <w:t>: Fabric pipelines / Azure Data Factory (or Dataflow/Copy Job) using Self-Hosted Integration Runtime (SHIR) or On-Premises Data Gateway (depending on workload).</w:t>
      </w:r>
    </w:p>
    <w:p w14:paraId="5DD9A1D2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Landing &amp; storage</w:t>
      </w:r>
      <w:r w:rsidRPr="00E84E21">
        <w:t>: ADLS Gen2 (lakehouse), or Fabric Lakehouses.</w:t>
      </w:r>
    </w:p>
    <w:p w14:paraId="0121D4D4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Processing</w:t>
      </w:r>
      <w:r w:rsidRPr="00E84E21">
        <w:t>: Azure Databricks (VNet-injected + Private Link) or Fabric compute (Notebooks/SQL/Delta) for ETL, transformations, and ML.</w:t>
      </w:r>
    </w:p>
    <w:p w14:paraId="09EE6CD6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Operational datastore(s)</w:t>
      </w:r>
      <w:r w:rsidRPr="00E84E21">
        <w:t>: Cosmos DB (private endpoints) for low-latency lookups / operational APIs.</w:t>
      </w:r>
    </w:p>
    <w:p w14:paraId="1AD1FA7A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Analytics &amp; reporting</w:t>
      </w:r>
      <w:r w:rsidRPr="00E84E21">
        <w:t>: Power BI service (or Microsoft Fabric workspaces) with Direct Lake / DirectQuery for near-real-time, or scheduled import refresh for larger models. Use virtual network data gateways or on-prem gateway for live connections when required.</w:t>
      </w:r>
    </w:p>
    <w:p w14:paraId="0482EA29" w14:textId="77777777" w:rsidR="00E84E21" w:rsidRPr="00E84E21" w:rsidRDefault="00E84E21" w:rsidP="00E84E21">
      <w:pPr>
        <w:numPr>
          <w:ilvl w:val="0"/>
          <w:numId w:val="58"/>
        </w:numPr>
      </w:pPr>
      <w:r w:rsidRPr="00E84E21">
        <w:rPr>
          <w:b/>
          <w:bCs/>
        </w:rPr>
        <w:t>Security, governance &amp; audit</w:t>
      </w:r>
      <w:r w:rsidRPr="00E84E21">
        <w:t>: Azure AD / Entra for identity, Purview/Microsoft Purview for catalog &amp; lineage, encryption with CMK if required.</w:t>
      </w:r>
    </w:p>
    <w:p w14:paraId="2D5DDBD5" w14:textId="77777777" w:rsidR="00E84E21" w:rsidRPr="00E84E21" w:rsidRDefault="00E84E21" w:rsidP="00E84E21">
      <w:r w:rsidRPr="00E84E21">
        <w:t xml:space="preserve">(Reference: Microsoft Fabric hybrid example and Power BI gateway guidance.) </w:t>
      </w:r>
      <w:hyperlink r:id="rId5" w:tgtFrame="_blank" w:history="1">
        <w:r w:rsidRPr="00E84E21">
          <w:rPr>
            <w:rStyle w:val="Hyperlink"/>
          </w:rPr>
          <w:t>Microsoft Learn+1</w:t>
        </w:r>
      </w:hyperlink>
    </w:p>
    <w:p w14:paraId="04C74DAA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Design rationale &amp; primary use-cases (financial services)</w:t>
      </w:r>
    </w:p>
    <w:p w14:paraId="6CFB3554" w14:textId="77777777" w:rsidR="00E84E21" w:rsidRPr="00E84E21" w:rsidRDefault="00E84E21" w:rsidP="00E84E21">
      <w:r w:rsidRPr="00E84E21">
        <w:t>Why this hybrid design for a bank/financial org:</w:t>
      </w:r>
    </w:p>
    <w:p w14:paraId="7C39D368" w14:textId="77777777" w:rsidR="00E84E21" w:rsidRPr="00E84E21" w:rsidRDefault="00E84E21" w:rsidP="00E84E21">
      <w:pPr>
        <w:numPr>
          <w:ilvl w:val="0"/>
          <w:numId w:val="59"/>
        </w:numPr>
      </w:pPr>
      <w:r w:rsidRPr="00E84E21">
        <w:rPr>
          <w:b/>
          <w:bCs/>
        </w:rPr>
        <w:t>Regulatory &amp; data residency</w:t>
      </w:r>
      <w:r w:rsidRPr="00E84E21">
        <w:t>: keep raw/PII data on-prem while using cloud analytics for scale and collaboration.</w:t>
      </w:r>
    </w:p>
    <w:p w14:paraId="517036FD" w14:textId="77777777" w:rsidR="00E84E21" w:rsidRPr="00E84E21" w:rsidRDefault="00E84E21" w:rsidP="00E84E21">
      <w:pPr>
        <w:numPr>
          <w:ilvl w:val="0"/>
          <w:numId w:val="59"/>
        </w:numPr>
      </w:pPr>
      <w:r w:rsidRPr="00E84E21">
        <w:rPr>
          <w:b/>
          <w:bCs/>
        </w:rPr>
        <w:t>Separation of concerns</w:t>
      </w:r>
      <w:r w:rsidRPr="00E84E21">
        <w:t>: on-prem transactional systems remain unchanged; cloud is used for analytics, model training, and BI distribution.</w:t>
      </w:r>
    </w:p>
    <w:p w14:paraId="58FA6BA3" w14:textId="77777777" w:rsidR="00E84E21" w:rsidRPr="00E84E21" w:rsidRDefault="00E84E21" w:rsidP="00E84E21">
      <w:pPr>
        <w:numPr>
          <w:ilvl w:val="0"/>
          <w:numId w:val="59"/>
        </w:numPr>
      </w:pPr>
      <w:r w:rsidRPr="00E84E21">
        <w:rPr>
          <w:b/>
          <w:bCs/>
        </w:rPr>
        <w:t>Scalable analytics</w:t>
      </w:r>
      <w:r w:rsidRPr="00E84E21">
        <w:t>: Databricks/Fabric compute for large-scale batch and streaming analytics needed for fraud, AML, risk scoring, trade surveillance.</w:t>
      </w:r>
    </w:p>
    <w:p w14:paraId="1A00435A" w14:textId="77777777" w:rsidR="00E84E21" w:rsidRPr="00E84E21" w:rsidRDefault="00E84E21" w:rsidP="00E84E21">
      <w:pPr>
        <w:numPr>
          <w:ilvl w:val="0"/>
          <w:numId w:val="59"/>
        </w:numPr>
      </w:pPr>
      <w:r w:rsidRPr="00E84E21">
        <w:rPr>
          <w:b/>
          <w:bCs/>
        </w:rPr>
        <w:t>Low-latency operational lookups</w:t>
      </w:r>
      <w:r w:rsidRPr="00E84E21">
        <w:t>: Cosmos DB for runtime scoring and apps.</w:t>
      </w:r>
    </w:p>
    <w:p w14:paraId="1724A632" w14:textId="77777777" w:rsidR="00E84E21" w:rsidRPr="00E84E21" w:rsidRDefault="00E84E21" w:rsidP="00E84E21">
      <w:pPr>
        <w:numPr>
          <w:ilvl w:val="0"/>
          <w:numId w:val="59"/>
        </w:numPr>
      </w:pPr>
      <w:r w:rsidRPr="00E84E21">
        <w:rPr>
          <w:b/>
          <w:bCs/>
        </w:rPr>
        <w:t>Controlled access for reports</w:t>
      </w:r>
      <w:r w:rsidRPr="00E84E21">
        <w:t>: Power BI service with row-level security and capacity isolation (Premium) to support large user base with SLAs.</w:t>
      </w:r>
    </w:p>
    <w:p w14:paraId="74087F1D" w14:textId="77777777" w:rsidR="00E84E21" w:rsidRPr="00E84E21" w:rsidRDefault="00E84E21" w:rsidP="00E84E21">
      <w:r w:rsidRPr="00E84E21">
        <w:t>Example use cases: fraud detection pipelines (near-real-time), AML analytics combining on-prem transaction logs with cloud enrichment, enterprise reporting and financial close dashboards, customer 360 and propensity models served via Databricks → Cosmos DB.</w:t>
      </w:r>
    </w:p>
    <w:p w14:paraId="05016929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Design benefits</w:t>
      </w:r>
    </w:p>
    <w:p w14:paraId="222BF37B" w14:textId="77777777" w:rsidR="00E84E21" w:rsidRPr="00E84E21" w:rsidRDefault="00E84E21" w:rsidP="00E84E21">
      <w:pPr>
        <w:numPr>
          <w:ilvl w:val="0"/>
          <w:numId w:val="60"/>
        </w:numPr>
      </w:pPr>
      <w:r w:rsidRPr="00E84E21">
        <w:rPr>
          <w:b/>
          <w:bCs/>
        </w:rPr>
        <w:t>Security + compliance</w:t>
      </w:r>
      <w:r w:rsidRPr="00E84E21">
        <w:t xml:space="preserve">: private connectivity, private endpoints, CMK, and gateway patterns preserve regulatory controls. </w:t>
      </w:r>
      <w:hyperlink r:id="rId6" w:tgtFrame="_blank" w:history="1">
        <w:r w:rsidRPr="00E84E21">
          <w:rPr>
            <w:rStyle w:val="Hyperlink"/>
          </w:rPr>
          <w:t>Microsoft Learn+1</w:t>
        </w:r>
      </w:hyperlink>
    </w:p>
    <w:p w14:paraId="0B288842" w14:textId="77777777" w:rsidR="00E84E21" w:rsidRPr="00E84E21" w:rsidRDefault="00E84E21" w:rsidP="00E84E21">
      <w:pPr>
        <w:numPr>
          <w:ilvl w:val="0"/>
          <w:numId w:val="60"/>
        </w:numPr>
      </w:pPr>
      <w:r w:rsidRPr="00E84E21">
        <w:rPr>
          <w:b/>
          <w:bCs/>
        </w:rPr>
        <w:t>Scalability &amp; performance</w:t>
      </w:r>
      <w:r w:rsidRPr="00E84E21">
        <w:t>: offload heavy compute to Databricks/Fabric; scale storage independently with ADLS Gen2.</w:t>
      </w:r>
    </w:p>
    <w:p w14:paraId="2D0005E6" w14:textId="77777777" w:rsidR="00E84E21" w:rsidRPr="00E84E21" w:rsidRDefault="00E84E21" w:rsidP="00E84E21">
      <w:pPr>
        <w:numPr>
          <w:ilvl w:val="0"/>
          <w:numId w:val="60"/>
        </w:numPr>
      </w:pPr>
      <w:r w:rsidRPr="00E84E21">
        <w:rPr>
          <w:b/>
          <w:bCs/>
        </w:rPr>
        <w:t>Operational flexibility</w:t>
      </w:r>
      <w:r w:rsidRPr="00E84E21">
        <w:t>: mix of DirectQuery and cached models to balance freshness vs. performance.</w:t>
      </w:r>
    </w:p>
    <w:p w14:paraId="74EF0BB0" w14:textId="77777777" w:rsidR="00E84E21" w:rsidRPr="00E84E21" w:rsidRDefault="00E84E21" w:rsidP="00E84E21">
      <w:pPr>
        <w:numPr>
          <w:ilvl w:val="0"/>
          <w:numId w:val="60"/>
        </w:numPr>
      </w:pPr>
      <w:r w:rsidRPr="00E84E21">
        <w:rPr>
          <w:b/>
          <w:bCs/>
        </w:rPr>
        <w:t>Reduced lift on on-prem infra</w:t>
      </w:r>
      <w:r w:rsidRPr="00E84E21">
        <w:t>: burstable compute in cloud for model training or backfills.</w:t>
      </w:r>
    </w:p>
    <w:p w14:paraId="11A0558D" w14:textId="77777777" w:rsidR="00E84E21" w:rsidRPr="00E84E21" w:rsidRDefault="00E84E21" w:rsidP="00E84E21">
      <w:pPr>
        <w:numPr>
          <w:ilvl w:val="0"/>
          <w:numId w:val="60"/>
        </w:numPr>
      </w:pPr>
      <w:r w:rsidRPr="00E84E21">
        <w:rPr>
          <w:b/>
          <w:bCs/>
        </w:rPr>
        <w:t>Centralized governance</w:t>
      </w:r>
      <w:r w:rsidRPr="00E84E21">
        <w:t>: integrated cataloging (Purview/Fabric) and centralized authentication (Entra/AD).</w:t>
      </w:r>
    </w:p>
    <w:p w14:paraId="4EFECA61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Data flow (end-to-end) — high level</w:t>
      </w:r>
    </w:p>
    <w:p w14:paraId="1FA6C202" w14:textId="77777777" w:rsidR="00E84E21" w:rsidRPr="00E84E21" w:rsidRDefault="00E84E21" w:rsidP="00E84E21">
      <w:pPr>
        <w:numPr>
          <w:ilvl w:val="0"/>
          <w:numId w:val="61"/>
        </w:numPr>
      </w:pPr>
      <w:r w:rsidRPr="00E84E21">
        <w:rPr>
          <w:b/>
          <w:bCs/>
        </w:rPr>
        <w:t>Capture</w:t>
      </w:r>
      <w:r w:rsidRPr="00E84E21">
        <w:t xml:space="preserve">: on-prem sources (SQL, Oracle, files) → SHIR / On-prem Data Gateway installed in DMZ or trusted host. </w:t>
      </w:r>
      <w:hyperlink r:id="rId7" w:tgtFrame="_blank" w:history="1">
        <w:r w:rsidRPr="00E84E21">
          <w:rPr>
            <w:rStyle w:val="Hyperlink"/>
          </w:rPr>
          <w:t>Microsoft Learn+1</w:t>
        </w:r>
      </w:hyperlink>
    </w:p>
    <w:p w14:paraId="5B6D873D" w14:textId="77777777" w:rsidR="00E84E21" w:rsidRPr="00E84E21" w:rsidRDefault="00E84E21" w:rsidP="00E84E21">
      <w:pPr>
        <w:numPr>
          <w:ilvl w:val="0"/>
          <w:numId w:val="61"/>
        </w:numPr>
      </w:pPr>
      <w:r w:rsidRPr="00E84E21">
        <w:rPr>
          <w:b/>
          <w:bCs/>
        </w:rPr>
        <w:t>Transport</w:t>
      </w:r>
      <w:r w:rsidRPr="00E84E21">
        <w:t xml:space="preserve">: data copy jobs (Fabric pipelines / ADF) use ExpressRoute / VPN for private network transport to Azure storage (ADLS Gen2) or ingest via secured endpoints. </w:t>
      </w:r>
      <w:hyperlink r:id="rId8" w:tgtFrame="_blank" w:history="1">
        <w:r w:rsidRPr="00E84E21">
          <w:rPr>
            <w:rStyle w:val="Hyperlink"/>
          </w:rPr>
          <w:t>Microsoft Learn</w:t>
        </w:r>
      </w:hyperlink>
    </w:p>
    <w:p w14:paraId="13EA1810" w14:textId="77777777" w:rsidR="00E84E21" w:rsidRPr="00E84E21" w:rsidRDefault="00E84E21" w:rsidP="00E84E21">
      <w:pPr>
        <w:numPr>
          <w:ilvl w:val="0"/>
          <w:numId w:val="61"/>
        </w:numPr>
      </w:pPr>
      <w:r w:rsidRPr="00E84E21">
        <w:rPr>
          <w:b/>
          <w:bCs/>
        </w:rPr>
        <w:t>Landing</w:t>
      </w:r>
      <w:r w:rsidRPr="00E84E21">
        <w:t>: raw data lands in ADLS Gen2 / Fabric Lakehouse (encrypted).</w:t>
      </w:r>
    </w:p>
    <w:p w14:paraId="16A9DCAE" w14:textId="77777777" w:rsidR="00E84E21" w:rsidRPr="00E84E21" w:rsidRDefault="00E84E21" w:rsidP="00E84E21">
      <w:pPr>
        <w:numPr>
          <w:ilvl w:val="0"/>
          <w:numId w:val="61"/>
        </w:numPr>
      </w:pPr>
      <w:r w:rsidRPr="00E84E21">
        <w:rPr>
          <w:b/>
          <w:bCs/>
        </w:rPr>
        <w:t>Transform</w:t>
      </w:r>
      <w:r w:rsidRPr="00E84E21">
        <w:t xml:space="preserve">: Databricks/Fabric notebooks and jobs transform into curated Delta tables or push processed data to Cosmos DB for operational use. Use Private Link / VNet integration for Databricks. </w:t>
      </w:r>
      <w:hyperlink r:id="rId9" w:tgtFrame="_blank" w:history="1">
        <w:r w:rsidRPr="00E84E21">
          <w:rPr>
            <w:rStyle w:val="Hyperlink"/>
          </w:rPr>
          <w:t>Microsoft Learn</w:t>
        </w:r>
      </w:hyperlink>
    </w:p>
    <w:p w14:paraId="0D83C1E7" w14:textId="77777777" w:rsidR="00E84E21" w:rsidRPr="00E84E21" w:rsidRDefault="00E84E21" w:rsidP="00E84E21">
      <w:pPr>
        <w:numPr>
          <w:ilvl w:val="0"/>
          <w:numId w:val="61"/>
        </w:numPr>
      </w:pPr>
      <w:r w:rsidRPr="00E84E21">
        <w:rPr>
          <w:b/>
          <w:bCs/>
        </w:rPr>
        <w:t>Serve</w:t>
      </w:r>
      <w:r w:rsidRPr="00E84E21">
        <w:t xml:space="preserve">: Power BI connects to curated datasets via Direct Lake or DirectQuery (for up-to-minute freshness) or imports scheduled refreshes. For live on-prem data, Power BI uses On-premises Data Gateway or virtual network gateway (Premium). </w:t>
      </w:r>
      <w:hyperlink r:id="rId10" w:tgtFrame="_blank" w:history="1">
        <w:r w:rsidRPr="00E84E21">
          <w:rPr>
            <w:rStyle w:val="Hyperlink"/>
          </w:rPr>
          <w:t>Microsoft Learn+1</w:t>
        </w:r>
      </w:hyperlink>
    </w:p>
    <w:p w14:paraId="12B2615C" w14:textId="77777777" w:rsidR="00E84E21" w:rsidRPr="00E84E21" w:rsidRDefault="00E84E21" w:rsidP="00E84E21">
      <w:pPr>
        <w:numPr>
          <w:ilvl w:val="0"/>
          <w:numId w:val="61"/>
        </w:numPr>
      </w:pPr>
      <w:r w:rsidRPr="00E84E21">
        <w:rPr>
          <w:b/>
          <w:bCs/>
        </w:rPr>
        <w:t>Consume</w:t>
      </w:r>
      <w:r w:rsidRPr="00E84E21">
        <w:t>: end users view reports in Power BI Service (or Fabric Workspaces); governed by Entra identity and workspace/capacity access controls.</w:t>
      </w:r>
    </w:p>
    <w:p w14:paraId="604DC0DD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Design scope (what this approval covers)</w:t>
      </w:r>
    </w:p>
    <w:p w14:paraId="21ECD234" w14:textId="77777777" w:rsidR="00E84E21" w:rsidRPr="00E84E21" w:rsidRDefault="00E84E21" w:rsidP="00E84E21">
      <w:pPr>
        <w:numPr>
          <w:ilvl w:val="0"/>
          <w:numId w:val="62"/>
        </w:numPr>
      </w:pPr>
      <w:r w:rsidRPr="00E84E21">
        <w:t>Connectivity: ExpressRoute + VPN failover, Private Link design for Databricks, Private Endpoints for ADLS/Cosmos.</w:t>
      </w:r>
    </w:p>
    <w:p w14:paraId="1548C84B" w14:textId="77777777" w:rsidR="00E84E21" w:rsidRPr="00E84E21" w:rsidRDefault="00E84E21" w:rsidP="00E84E21">
      <w:pPr>
        <w:numPr>
          <w:ilvl w:val="0"/>
          <w:numId w:val="62"/>
        </w:numPr>
      </w:pPr>
      <w:r w:rsidRPr="00E84E21">
        <w:t>Data ingestion: SHIR and gateway installation plan, pipeline cadence, CDC considerations.</w:t>
      </w:r>
    </w:p>
    <w:p w14:paraId="2438AFF4" w14:textId="77777777" w:rsidR="00E84E21" w:rsidRPr="00E84E21" w:rsidRDefault="00E84E21" w:rsidP="00E84E21">
      <w:pPr>
        <w:numPr>
          <w:ilvl w:val="0"/>
          <w:numId w:val="62"/>
        </w:numPr>
      </w:pPr>
      <w:r w:rsidRPr="00E84E21">
        <w:t>Compute/storage: ADLS Gen2 (lakehouse), Azure Databricks workspace type (VNet injection), Cosmos DB (regions, offers).</w:t>
      </w:r>
    </w:p>
    <w:p w14:paraId="2DC2DACA" w14:textId="77777777" w:rsidR="00E84E21" w:rsidRPr="00E84E21" w:rsidRDefault="00E84E21" w:rsidP="00E84E21">
      <w:pPr>
        <w:numPr>
          <w:ilvl w:val="0"/>
          <w:numId w:val="62"/>
        </w:numPr>
      </w:pPr>
      <w:r w:rsidRPr="00E84E21">
        <w:t>BI infra: Power BI tenant settings, workspace setup, premium capacity decision (PPU vs capacity), gateway placement.</w:t>
      </w:r>
    </w:p>
    <w:p w14:paraId="2750453C" w14:textId="77777777" w:rsidR="00E84E21" w:rsidRPr="00E84E21" w:rsidRDefault="00E84E21" w:rsidP="00E84E21">
      <w:pPr>
        <w:numPr>
          <w:ilvl w:val="0"/>
          <w:numId w:val="62"/>
        </w:numPr>
      </w:pPr>
      <w:r w:rsidRPr="00E84E21">
        <w:t>Security &amp; compliance: encryption (at rest/in transit, CMK), network policies, least privilege IAM, audit logging.</w:t>
      </w:r>
    </w:p>
    <w:p w14:paraId="4D7CDE12" w14:textId="77777777" w:rsidR="00E84E21" w:rsidRPr="00E84E21" w:rsidRDefault="00E84E21" w:rsidP="00E84E21">
      <w:pPr>
        <w:numPr>
          <w:ilvl w:val="0"/>
          <w:numId w:val="62"/>
        </w:numPr>
      </w:pPr>
      <w:r w:rsidRPr="00E84E21">
        <w:t>Governance: Purview/metadata, data classification, RLS/row-level security patterns.</w:t>
      </w:r>
    </w:p>
    <w:p w14:paraId="4A60391F" w14:textId="77777777" w:rsidR="00E84E21" w:rsidRPr="00E84E21" w:rsidRDefault="00E84E21" w:rsidP="00E84E21">
      <w:pPr>
        <w:numPr>
          <w:ilvl w:val="0"/>
          <w:numId w:val="62"/>
        </w:numPr>
      </w:pPr>
      <w:r w:rsidRPr="00E84E21">
        <w:t>Operational: monitoring, backups, runbooks, DR/BCP approach.</w:t>
      </w:r>
    </w:p>
    <w:p w14:paraId="687C3945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Required Azure resource types &amp; components</w:t>
      </w:r>
    </w:p>
    <w:p w14:paraId="00ADF233" w14:textId="77777777" w:rsidR="00E84E21" w:rsidRPr="00E84E21" w:rsidRDefault="00E84E21" w:rsidP="00E84E21">
      <w:pPr>
        <w:numPr>
          <w:ilvl w:val="0"/>
          <w:numId w:val="63"/>
        </w:numPr>
      </w:pPr>
      <w:r w:rsidRPr="00E84E21">
        <w:t xml:space="preserve">Network: Virtual Network(s), subnets, Network Security Groups, ExpressRoute circuit, VPN gateway, route tables. </w:t>
      </w:r>
      <w:hyperlink r:id="rId11" w:tgtFrame="_blank" w:history="1">
        <w:r w:rsidRPr="00E84E21">
          <w:rPr>
            <w:rStyle w:val="Hyperlink"/>
          </w:rPr>
          <w:t>Microsoft Learn</w:t>
        </w:r>
      </w:hyperlink>
    </w:p>
    <w:p w14:paraId="2C3131BF" w14:textId="77777777" w:rsidR="00E84E21" w:rsidRPr="00E84E21" w:rsidRDefault="00E84E21" w:rsidP="00E84E21">
      <w:pPr>
        <w:numPr>
          <w:ilvl w:val="0"/>
          <w:numId w:val="63"/>
        </w:numPr>
      </w:pPr>
      <w:r w:rsidRPr="00E84E21">
        <w:t xml:space="preserve">Connectivity: Private Link / Private Endpoints, front-end/back-end private connectivity for Databricks. </w:t>
      </w:r>
      <w:hyperlink r:id="rId12" w:tgtFrame="_blank" w:history="1">
        <w:r w:rsidRPr="00E84E21">
          <w:rPr>
            <w:rStyle w:val="Hyperlink"/>
          </w:rPr>
          <w:t>Microsoft Learn+1</w:t>
        </w:r>
      </w:hyperlink>
    </w:p>
    <w:p w14:paraId="764E2E19" w14:textId="77777777" w:rsidR="00E84E21" w:rsidRPr="00E84E21" w:rsidRDefault="00E84E21" w:rsidP="00E84E21">
      <w:pPr>
        <w:numPr>
          <w:ilvl w:val="0"/>
          <w:numId w:val="63"/>
        </w:numPr>
      </w:pPr>
      <w:r w:rsidRPr="00E84E21">
        <w:t>Compute &amp; data: Azure Databricks (workspace), ADLS Gen2 storage accounts, Cosmos DB (API choice), Azure SQL/Synapse (optional).</w:t>
      </w:r>
    </w:p>
    <w:p w14:paraId="304B65E3" w14:textId="77777777" w:rsidR="00E84E21" w:rsidRPr="00E84E21" w:rsidRDefault="00E84E21" w:rsidP="00E84E21">
      <w:pPr>
        <w:numPr>
          <w:ilvl w:val="0"/>
          <w:numId w:val="63"/>
        </w:numPr>
      </w:pPr>
      <w:r w:rsidRPr="00E84E21">
        <w:t xml:space="preserve">Integration: Azure Data Factory or Fabric Pipelines, Self-Hosted Integration Runtime (SHIR), On-Premises Data Gateway (for Power BI live queries). </w:t>
      </w:r>
      <w:hyperlink r:id="rId13" w:tgtFrame="_blank" w:history="1">
        <w:r w:rsidRPr="00E84E21">
          <w:rPr>
            <w:rStyle w:val="Hyperlink"/>
          </w:rPr>
          <w:t>Microsoft Learn+1</w:t>
        </w:r>
      </w:hyperlink>
    </w:p>
    <w:p w14:paraId="57908DCE" w14:textId="77777777" w:rsidR="00E84E21" w:rsidRPr="00E84E21" w:rsidRDefault="00E84E21" w:rsidP="00E84E21">
      <w:pPr>
        <w:numPr>
          <w:ilvl w:val="0"/>
          <w:numId w:val="63"/>
        </w:numPr>
      </w:pPr>
      <w:r w:rsidRPr="00E84E21">
        <w:t>Identity &amp; governance: Azure AD/Entra, Microsoft Purview, Key Vault (CMK), Azure Monitor/Log Analytics.</w:t>
      </w:r>
    </w:p>
    <w:p w14:paraId="5F9CF798" w14:textId="77777777" w:rsidR="00E84E21" w:rsidRPr="00E84E21" w:rsidRDefault="00E84E21" w:rsidP="00E84E21">
      <w:pPr>
        <w:numPr>
          <w:ilvl w:val="0"/>
          <w:numId w:val="63"/>
        </w:numPr>
      </w:pPr>
      <w:r w:rsidRPr="00E84E21">
        <w:t xml:space="preserve">BI: Power BI service tenant, Premium Capacity (P SKUs) or Premium Per User (PPU) for smaller footprint; gateway VMs/servers for on-prem connectivity. </w:t>
      </w:r>
      <w:hyperlink r:id="rId14" w:tgtFrame="_blank" w:history="1">
        <w:r w:rsidRPr="00E84E21">
          <w:rPr>
            <w:rStyle w:val="Hyperlink"/>
          </w:rPr>
          <w:t>Microsoft+1</w:t>
        </w:r>
      </w:hyperlink>
    </w:p>
    <w:p w14:paraId="23D3614E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Licenses / pricing options (high level)</w:t>
      </w:r>
    </w:p>
    <w:p w14:paraId="7F48B411" w14:textId="77777777" w:rsidR="00E84E21" w:rsidRPr="00E84E21" w:rsidRDefault="00E84E21" w:rsidP="00E84E21">
      <w:pPr>
        <w:numPr>
          <w:ilvl w:val="0"/>
          <w:numId w:val="64"/>
        </w:numPr>
      </w:pPr>
      <w:r w:rsidRPr="00E84E21">
        <w:rPr>
          <w:b/>
          <w:bCs/>
        </w:rPr>
        <w:t>Power BI Pro</w:t>
      </w:r>
      <w:r w:rsidRPr="00E84E21">
        <w:t xml:space="preserve">: per user — required for content authors &amp; sharing. (Pro → newer prices: $14/user/mo as of 2025 pricing change.) </w:t>
      </w:r>
      <w:hyperlink r:id="rId15" w:tgtFrame="_blank" w:history="1">
        <w:r w:rsidRPr="00E84E21">
          <w:rPr>
            <w:rStyle w:val="Hyperlink"/>
          </w:rPr>
          <w:t>Microsoft+1</w:t>
        </w:r>
      </w:hyperlink>
    </w:p>
    <w:p w14:paraId="2330DC00" w14:textId="77777777" w:rsidR="00E84E21" w:rsidRPr="00E84E21" w:rsidRDefault="00E84E21" w:rsidP="00E84E21">
      <w:pPr>
        <w:numPr>
          <w:ilvl w:val="0"/>
          <w:numId w:val="64"/>
        </w:numPr>
      </w:pPr>
      <w:r w:rsidRPr="00E84E21">
        <w:rPr>
          <w:b/>
          <w:bCs/>
        </w:rPr>
        <w:t>Power BI Premium Per User (PPU)</w:t>
      </w:r>
      <w:r w:rsidRPr="00E84E21">
        <w:t xml:space="preserve">: per user for advanced features (larger models, incremental refresh). Useful for pilot groups. (Price changed to ~$24 PPU in 2025 per MS messaging.) </w:t>
      </w:r>
      <w:hyperlink r:id="rId16" w:tgtFrame="_blank" w:history="1">
        <w:r w:rsidRPr="00E84E21">
          <w:rPr>
            <w:rStyle w:val="Hyperlink"/>
          </w:rPr>
          <w:t>Power BI</w:t>
        </w:r>
      </w:hyperlink>
    </w:p>
    <w:p w14:paraId="2474AE2A" w14:textId="77777777" w:rsidR="00E84E21" w:rsidRPr="00E84E21" w:rsidRDefault="00E84E21" w:rsidP="00E84E21">
      <w:pPr>
        <w:numPr>
          <w:ilvl w:val="0"/>
          <w:numId w:val="64"/>
        </w:numPr>
      </w:pPr>
      <w:r w:rsidRPr="00E84E21">
        <w:rPr>
          <w:b/>
          <w:bCs/>
        </w:rPr>
        <w:t>Power BI Premium capacity</w:t>
      </w:r>
      <w:r w:rsidRPr="00E84E21">
        <w:t xml:space="preserve"> (P SKUs): dedicated capacity for large enterprise deployments (monthly capacity pricing). Use when thousands of consumers or strict SLA/embedding requirements exist. (Check current MS pricing page for exact $/month.) </w:t>
      </w:r>
      <w:hyperlink r:id="rId17" w:tgtFrame="_blank" w:history="1">
        <w:r w:rsidRPr="00E84E21">
          <w:rPr>
            <w:rStyle w:val="Hyperlink"/>
          </w:rPr>
          <w:t>Microsoft</w:t>
        </w:r>
      </w:hyperlink>
    </w:p>
    <w:p w14:paraId="2B4A43A5" w14:textId="77777777" w:rsidR="00E84E21" w:rsidRPr="00E84E21" w:rsidRDefault="00E84E21" w:rsidP="00E84E21">
      <w:pPr>
        <w:numPr>
          <w:ilvl w:val="0"/>
          <w:numId w:val="64"/>
        </w:numPr>
      </w:pPr>
      <w:r w:rsidRPr="00E84E21">
        <w:rPr>
          <w:b/>
          <w:bCs/>
        </w:rPr>
        <w:t>Azure services</w:t>
      </w:r>
      <w:r w:rsidRPr="00E84E21">
        <w:t>: Databricks (DBUs + VM costs), ADLS Gen2 storage (capacity + egress), Cosmos DB (RU/s or serverless), ExpressRoute (circuit + provider), Virtual Network NAT/egress costs, Private Link charges. Cost drivers: compute cluster sizes, retention, concurrency, egress. (Refer to pricing calculators for exact figures.)</w:t>
      </w:r>
    </w:p>
    <w:p w14:paraId="5B11E83B" w14:textId="77777777" w:rsidR="00E84E21" w:rsidRPr="00E84E21" w:rsidRDefault="00E84E21" w:rsidP="00E84E21">
      <w:r w:rsidRPr="00E84E21">
        <w:t>Approval note: include model for forecasted monthly DBU, storage + networking egress, and Power BI capacity vs PPU user count to present a TCO comparison.</w:t>
      </w:r>
    </w:p>
    <w:p w14:paraId="590710B9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Concerns, limitations &amp; considerations (approval-level)</w:t>
      </w:r>
    </w:p>
    <w:p w14:paraId="7F197B9E" w14:textId="77777777" w:rsidR="00E84E21" w:rsidRPr="00E84E21" w:rsidRDefault="00E84E21" w:rsidP="00E84E21">
      <w:r w:rsidRPr="00E84E21">
        <w:rPr>
          <w:b/>
          <w:bCs/>
        </w:rPr>
        <w:t>Security &amp; compliance</w:t>
      </w:r>
    </w:p>
    <w:p w14:paraId="0FA86A9E" w14:textId="77777777" w:rsidR="00E84E21" w:rsidRPr="00E84E21" w:rsidRDefault="00E84E21" w:rsidP="00E84E21">
      <w:pPr>
        <w:numPr>
          <w:ilvl w:val="0"/>
          <w:numId w:val="65"/>
        </w:numPr>
      </w:pPr>
      <w:r w:rsidRPr="00E84E21">
        <w:t xml:space="preserve">Gateways and SHIR are critical attack surface points — require hardened hosts, patching, and monitoring. </w:t>
      </w:r>
      <w:hyperlink r:id="rId18" w:tgtFrame="_blank" w:history="1">
        <w:r w:rsidRPr="00E84E21">
          <w:rPr>
            <w:rStyle w:val="Hyperlink"/>
          </w:rPr>
          <w:t>Microsoft Learn</w:t>
        </w:r>
      </w:hyperlink>
    </w:p>
    <w:p w14:paraId="4B0ED995" w14:textId="77777777" w:rsidR="00E84E21" w:rsidRPr="00E84E21" w:rsidRDefault="00E84E21" w:rsidP="00E84E21">
      <w:pPr>
        <w:numPr>
          <w:ilvl w:val="0"/>
          <w:numId w:val="65"/>
        </w:numPr>
      </w:pPr>
      <w:r w:rsidRPr="00E84E21">
        <w:t xml:space="preserve">Private Link and Private Endpoints reduce internet exposure but add DNS and routing complexity; ensure split-DNS and private DNS zones are defined. </w:t>
      </w:r>
      <w:hyperlink r:id="rId19" w:tgtFrame="_blank" w:history="1">
        <w:r w:rsidRPr="00E84E21">
          <w:rPr>
            <w:rStyle w:val="Hyperlink"/>
          </w:rPr>
          <w:t>Microsoft Learn</w:t>
        </w:r>
      </w:hyperlink>
    </w:p>
    <w:p w14:paraId="13BE0D16" w14:textId="77777777" w:rsidR="00E84E21" w:rsidRPr="00E84E21" w:rsidRDefault="00E84E21" w:rsidP="00E84E21">
      <w:r w:rsidRPr="00E84E21">
        <w:rPr>
          <w:b/>
          <w:bCs/>
        </w:rPr>
        <w:t>Network &amp; latency</w:t>
      </w:r>
    </w:p>
    <w:p w14:paraId="7D08C44E" w14:textId="77777777" w:rsidR="00E84E21" w:rsidRPr="00E84E21" w:rsidRDefault="00E84E21" w:rsidP="00E84E21">
      <w:pPr>
        <w:numPr>
          <w:ilvl w:val="0"/>
          <w:numId w:val="66"/>
        </w:numPr>
      </w:pPr>
      <w:r w:rsidRPr="00E84E21">
        <w:t xml:space="preserve">ExpressRoute reduces latency and increases throughput; </w:t>
      </w:r>
      <w:proofErr w:type="gramStart"/>
      <w:r w:rsidRPr="00E84E21">
        <w:t>however</w:t>
      </w:r>
      <w:proofErr w:type="gramEnd"/>
      <w:r w:rsidRPr="00E84E21">
        <w:t xml:space="preserve"> ExpressRoute + Private Link design needs detailed network architecture. Consider VPN fallback. </w:t>
      </w:r>
      <w:hyperlink r:id="rId20" w:tgtFrame="_blank" w:history="1">
        <w:r w:rsidRPr="00E84E21">
          <w:rPr>
            <w:rStyle w:val="Hyperlink"/>
          </w:rPr>
          <w:t>Microsoft Learn</w:t>
        </w:r>
      </w:hyperlink>
    </w:p>
    <w:p w14:paraId="545FD0D5" w14:textId="77777777" w:rsidR="00E84E21" w:rsidRPr="00E84E21" w:rsidRDefault="00E84E21" w:rsidP="00E84E21">
      <w:r w:rsidRPr="00E84E21">
        <w:rPr>
          <w:b/>
          <w:bCs/>
        </w:rPr>
        <w:t>Cost</w:t>
      </w:r>
    </w:p>
    <w:p w14:paraId="7ADB55D0" w14:textId="77777777" w:rsidR="00E84E21" w:rsidRPr="00E84E21" w:rsidRDefault="00E84E21" w:rsidP="00E84E21">
      <w:pPr>
        <w:numPr>
          <w:ilvl w:val="0"/>
          <w:numId w:val="67"/>
        </w:numPr>
      </w:pPr>
      <w:r w:rsidRPr="00E84E21">
        <w:t xml:space="preserve">Egress and Databricks compute can be significant; choose model: burstable clusters, job clusters, spot instances where appropriate. Power BI Premium capacity is expensive but required for high concurrency/large models. </w:t>
      </w:r>
      <w:hyperlink r:id="rId21" w:tgtFrame="_blank" w:history="1">
        <w:r w:rsidRPr="00E84E21">
          <w:rPr>
            <w:rStyle w:val="Hyperlink"/>
          </w:rPr>
          <w:t>Microsoft</w:t>
        </w:r>
      </w:hyperlink>
    </w:p>
    <w:p w14:paraId="4B7815FB" w14:textId="77777777" w:rsidR="00E84E21" w:rsidRPr="00E84E21" w:rsidRDefault="00E84E21" w:rsidP="00E84E21">
      <w:r w:rsidRPr="00E84E21">
        <w:rPr>
          <w:b/>
          <w:bCs/>
        </w:rPr>
        <w:t>Operational</w:t>
      </w:r>
    </w:p>
    <w:p w14:paraId="58F01D1E" w14:textId="77777777" w:rsidR="00E84E21" w:rsidRPr="00E84E21" w:rsidRDefault="00E84E21" w:rsidP="00E84E21">
      <w:pPr>
        <w:numPr>
          <w:ilvl w:val="0"/>
          <w:numId w:val="68"/>
        </w:numPr>
      </w:pPr>
      <w:r w:rsidRPr="00E84E21">
        <w:t xml:space="preserve">Gateway/SHIR sizing and HA: SHIR requires host(s) on-prem with sizing for throughput and failover. Gateway versions affect supported features (keep up to date). </w:t>
      </w:r>
      <w:hyperlink r:id="rId22" w:tgtFrame="_blank" w:history="1">
        <w:r w:rsidRPr="00E84E21">
          <w:rPr>
            <w:rStyle w:val="Hyperlink"/>
          </w:rPr>
          <w:t>Microsoft Learn+1</w:t>
        </w:r>
      </w:hyperlink>
    </w:p>
    <w:p w14:paraId="0E99E710" w14:textId="77777777" w:rsidR="00E84E21" w:rsidRPr="00E84E21" w:rsidRDefault="00E84E21" w:rsidP="00E84E21">
      <w:pPr>
        <w:numPr>
          <w:ilvl w:val="0"/>
          <w:numId w:val="68"/>
        </w:numPr>
      </w:pPr>
      <w:r w:rsidRPr="00E84E21">
        <w:t xml:space="preserve">Model size and refresh: very large semantic models may require Premium capacity or Fabric’s lakehouse + Direct Lake to avoid pushing huge datasets into Power BI import mode. </w:t>
      </w:r>
      <w:hyperlink r:id="rId23" w:tgtFrame="_blank" w:history="1">
        <w:r w:rsidRPr="00E84E21">
          <w:rPr>
            <w:rStyle w:val="Hyperlink"/>
          </w:rPr>
          <w:t>Microsoft Learn</w:t>
        </w:r>
      </w:hyperlink>
    </w:p>
    <w:p w14:paraId="4141F826" w14:textId="77777777" w:rsidR="00E84E21" w:rsidRPr="00E84E21" w:rsidRDefault="00E84E21" w:rsidP="00E84E21">
      <w:r w:rsidRPr="00E84E21">
        <w:rPr>
          <w:b/>
          <w:bCs/>
        </w:rPr>
        <w:t>Feature gaps / vendor nuance</w:t>
      </w:r>
    </w:p>
    <w:p w14:paraId="1AD9B182" w14:textId="77777777" w:rsidR="00E84E21" w:rsidRPr="00E84E21" w:rsidRDefault="00E84E21" w:rsidP="00E84E21">
      <w:pPr>
        <w:numPr>
          <w:ilvl w:val="0"/>
          <w:numId w:val="69"/>
        </w:numPr>
      </w:pPr>
      <w:r w:rsidRPr="00E84E21">
        <w:t xml:space="preserve">Some Fabric features and integration patterns evolve rapidly—confirm latest supported connectors and gateway compatibility during implementation. (Microsoft docs and release notes are the source of truth.) </w:t>
      </w:r>
      <w:hyperlink r:id="rId24" w:tgtFrame="_blank" w:history="1">
        <w:r w:rsidRPr="00E84E21">
          <w:rPr>
            <w:rStyle w:val="Hyperlink"/>
          </w:rPr>
          <w:t>Microsoft Learn+1</w:t>
        </w:r>
      </w:hyperlink>
    </w:p>
    <w:p w14:paraId="2C7B8AB1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Approval checklist (one-slide summary for approvers)</w:t>
      </w:r>
    </w:p>
    <w:p w14:paraId="1A846033" w14:textId="77777777" w:rsidR="00E84E21" w:rsidRPr="00E84E21" w:rsidRDefault="00E84E21" w:rsidP="00E84E21">
      <w:pPr>
        <w:numPr>
          <w:ilvl w:val="0"/>
          <w:numId w:val="70"/>
        </w:numPr>
      </w:pPr>
      <w:r w:rsidRPr="00E84E21">
        <w:t xml:space="preserve">Connectivity: ExpressRoute with VPN failover approved? (yes/no) — includes private endpoints and DNS plan. </w:t>
      </w:r>
      <w:hyperlink r:id="rId25" w:tgtFrame="_blank" w:history="1">
        <w:r w:rsidRPr="00E84E21">
          <w:rPr>
            <w:rStyle w:val="Hyperlink"/>
          </w:rPr>
          <w:t>Microsoft Learn</w:t>
        </w:r>
      </w:hyperlink>
    </w:p>
    <w:p w14:paraId="636B4B55" w14:textId="77777777" w:rsidR="00E84E21" w:rsidRPr="00E84E21" w:rsidRDefault="00E84E21" w:rsidP="00E84E21">
      <w:pPr>
        <w:numPr>
          <w:ilvl w:val="0"/>
          <w:numId w:val="70"/>
        </w:numPr>
      </w:pPr>
      <w:r w:rsidRPr="00E84E21">
        <w:t>Data movement: SHIR / On-prem gateway host build &amp; patch plan approved?</w:t>
      </w:r>
    </w:p>
    <w:p w14:paraId="2635EEAC" w14:textId="77777777" w:rsidR="00E84E21" w:rsidRPr="00E84E21" w:rsidRDefault="00E84E21" w:rsidP="00E84E21">
      <w:pPr>
        <w:numPr>
          <w:ilvl w:val="0"/>
          <w:numId w:val="70"/>
        </w:numPr>
      </w:pPr>
      <w:r w:rsidRPr="00E84E21">
        <w:t xml:space="preserve">Compute/storage: ADLS Gen2 + Databricks workspace (VNet injection + Private Link) sizing estimate approved? </w:t>
      </w:r>
      <w:hyperlink r:id="rId26" w:tgtFrame="_blank" w:history="1">
        <w:r w:rsidRPr="00E84E21">
          <w:rPr>
            <w:rStyle w:val="Hyperlink"/>
          </w:rPr>
          <w:t>Microsoft Learn</w:t>
        </w:r>
      </w:hyperlink>
    </w:p>
    <w:p w14:paraId="7E11FA72" w14:textId="77777777" w:rsidR="00E84E21" w:rsidRPr="00E84E21" w:rsidRDefault="00E84E21" w:rsidP="00E84E21">
      <w:pPr>
        <w:numPr>
          <w:ilvl w:val="0"/>
          <w:numId w:val="70"/>
        </w:numPr>
      </w:pPr>
      <w:r w:rsidRPr="00E84E21">
        <w:t xml:space="preserve">BI licensing: PPU pilot vs Premium capacity decision + budget approved? (include cost forecast). </w:t>
      </w:r>
      <w:hyperlink r:id="rId27" w:tgtFrame="_blank" w:history="1">
        <w:r w:rsidRPr="00E84E21">
          <w:rPr>
            <w:rStyle w:val="Hyperlink"/>
          </w:rPr>
          <w:t>Power BI</w:t>
        </w:r>
      </w:hyperlink>
    </w:p>
    <w:p w14:paraId="12C1EFF0" w14:textId="77777777" w:rsidR="00E84E21" w:rsidRPr="00E84E21" w:rsidRDefault="00E84E21" w:rsidP="00E84E21">
      <w:pPr>
        <w:numPr>
          <w:ilvl w:val="0"/>
          <w:numId w:val="70"/>
        </w:numPr>
      </w:pPr>
      <w:r w:rsidRPr="00E84E21">
        <w:t>Security &amp; governance: Key Vault CMK, Purview classification, log retention &amp; SIEM integration approved?</w:t>
      </w:r>
    </w:p>
    <w:p w14:paraId="351E7BDE" w14:textId="77777777" w:rsidR="00E84E21" w:rsidRPr="00E84E21" w:rsidRDefault="00E84E21" w:rsidP="00E84E21">
      <w:pPr>
        <w:numPr>
          <w:ilvl w:val="0"/>
          <w:numId w:val="70"/>
        </w:numPr>
      </w:pPr>
      <w:r w:rsidRPr="00E84E21">
        <w:t>Ops &amp; DR: monitoring, runbooks, backup/retention, and DR RPO/RTO targets approved?</w:t>
      </w:r>
    </w:p>
    <w:p w14:paraId="6D82B788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Recommended next steps for implementation plan (brief)</w:t>
      </w:r>
    </w:p>
    <w:p w14:paraId="4AC7CBF9" w14:textId="77777777" w:rsidR="00E84E21" w:rsidRPr="00E84E21" w:rsidRDefault="00E84E21" w:rsidP="00E84E21">
      <w:pPr>
        <w:numPr>
          <w:ilvl w:val="0"/>
          <w:numId w:val="71"/>
        </w:numPr>
      </w:pPr>
      <w:r w:rsidRPr="00E84E21">
        <w:t>Approve network &amp; DNS design (ExpressRoute circuit + Private DNS zones).</w:t>
      </w:r>
    </w:p>
    <w:p w14:paraId="6DE8FB20" w14:textId="77777777" w:rsidR="00E84E21" w:rsidRPr="00E84E21" w:rsidRDefault="00E84E21" w:rsidP="00E84E21">
      <w:pPr>
        <w:numPr>
          <w:ilvl w:val="0"/>
          <w:numId w:val="71"/>
        </w:numPr>
      </w:pPr>
      <w:r w:rsidRPr="00E84E21">
        <w:t>Approve gateway/SHIR host build (H/A pair), hardened image, and placement.</w:t>
      </w:r>
    </w:p>
    <w:p w14:paraId="1DF6FB81" w14:textId="77777777" w:rsidR="00E84E21" w:rsidRPr="00E84E21" w:rsidRDefault="00E84E21" w:rsidP="00E84E21">
      <w:pPr>
        <w:numPr>
          <w:ilvl w:val="0"/>
          <w:numId w:val="71"/>
        </w:numPr>
      </w:pPr>
      <w:r w:rsidRPr="00E84E21">
        <w:t>Provision ADLS Gen2 + Private Endpoint + Key Vault (bring your own key if required).</w:t>
      </w:r>
    </w:p>
    <w:p w14:paraId="271B4786" w14:textId="77777777" w:rsidR="00E84E21" w:rsidRPr="00E84E21" w:rsidRDefault="00E84E21" w:rsidP="00E84E21">
      <w:pPr>
        <w:numPr>
          <w:ilvl w:val="0"/>
          <w:numId w:val="71"/>
        </w:numPr>
      </w:pPr>
      <w:r w:rsidRPr="00E84E21">
        <w:t>Create Databricks workspace with VNet injection and configure Private Link.</w:t>
      </w:r>
    </w:p>
    <w:p w14:paraId="5C93BA57" w14:textId="77777777" w:rsidR="00E84E21" w:rsidRPr="00E84E21" w:rsidRDefault="00E84E21" w:rsidP="00E84E21">
      <w:pPr>
        <w:numPr>
          <w:ilvl w:val="0"/>
          <w:numId w:val="71"/>
        </w:numPr>
      </w:pPr>
      <w:r w:rsidRPr="00E84E21">
        <w:t>Pilot: ingest a non-PII dataset → transform in Databricks → publish Power BI report via Direct Lake/PPU.</w:t>
      </w:r>
    </w:p>
    <w:p w14:paraId="2A609391" w14:textId="77777777" w:rsidR="00E84E21" w:rsidRPr="00E84E21" w:rsidRDefault="00E84E21" w:rsidP="00E84E21">
      <w:pPr>
        <w:numPr>
          <w:ilvl w:val="0"/>
          <w:numId w:val="71"/>
        </w:numPr>
      </w:pPr>
      <w:r w:rsidRPr="00E84E21">
        <w:t>Validate RLS, audit logging, and penetration testing.</w:t>
      </w:r>
    </w:p>
    <w:p w14:paraId="5609F419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Key references (authoritative)</w:t>
      </w:r>
    </w:p>
    <w:p w14:paraId="56E6356D" w14:textId="77777777" w:rsidR="00E84E21" w:rsidRPr="00E84E21" w:rsidRDefault="00E84E21" w:rsidP="00E84E21">
      <w:pPr>
        <w:numPr>
          <w:ilvl w:val="0"/>
          <w:numId w:val="72"/>
        </w:numPr>
      </w:pPr>
      <w:r w:rsidRPr="00E84E21">
        <w:t xml:space="preserve">Microsoft example: “Use Microsoft Fabric to design an enterprise BI solution” (on-prem → Fabric pattern). </w:t>
      </w:r>
      <w:hyperlink r:id="rId28" w:tgtFrame="_blank" w:history="1">
        <w:r w:rsidRPr="00E84E21">
          <w:rPr>
            <w:rStyle w:val="Hyperlink"/>
          </w:rPr>
          <w:t>Microsoft Learn</w:t>
        </w:r>
      </w:hyperlink>
    </w:p>
    <w:p w14:paraId="589C8856" w14:textId="77777777" w:rsidR="00E84E21" w:rsidRPr="00E84E21" w:rsidRDefault="00E84E21" w:rsidP="00E84E21">
      <w:pPr>
        <w:numPr>
          <w:ilvl w:val="0"/>
          <w:numId w:val="72"/>
        </w:numPr>
      </w:pPr>
      <w:r w:rsidRPr="00E84E21">
        <w:t xml:space="preserve">On-premises data gateway architecture (Power BI). </w:t>
      </w:r>
      <w:hyperlink r:id="rId29" w:tgtFrame="_blank" w:history="1">
        <w:r w:rsidRPr="00E84E21">
          <w:rPr>
            <w:rStyle w:val="Hyperlink"/>
          </w:rPr>
          <w:t>Microsoft Learn</w:t>
        </w:r>
      </w:hyperlink>
    </w:p>
    <w:p w14:paraId="0827411C" w14:textId="77777777" w:rsidR="00E84E21" w:rsidRPr="00E84E21" w:rsidRDefault="00E84E21" w:rsidP="00E84E21">
      <w:pPr>
        <w:numPr>
          <w:ilvl w:val="0"/>
          <w:numId w:val="72"/>
        </w:numPr>
      </w:pPr>
      <w:r w:rsidRPr="00E84E21">
        <w:t xml:space="preserve">Databricks front-end private connectivity &amp; Private Link guidance. </w:t>
      </w:r>
      <w:hyperlink r:id="rId30" w:tgtFrame="_blank" w:history="1">
        <w:r w:rsidRPr="00E84E21">
          <w:rPr>
            <w:rStyle w:val="Hyperlink"/>
          </w:rPr>
          <w:t>Microsoft Learn+1</w:t>
        </w:r>
      </w:hyperlink>
    </w:p>
    <w:p w14:paraId="64F977EE" w14:textId="77777777" w:rsidR="00E84E21" w:rsidRPr="00E84E21" w:rsidRDefault="00E84E21" w:rsidP="00E84E21">
      <w:pPr>
        <w:numPr>
          <w:ilvl w:val="0"/>
          <w:numId w:val="72"/>
        </w:numPr>
      </w:pPr>
      <w:r w:rsidRPr="00E84E21">
        <w:t xml:space="preserve">ExpressRoute hybrid networking reference architecture. </w:t>
      </w:r>
      <w:hyperlink r:id="rId31" w:tgtFrame="_blank" w:history="1">
        <w:r w:rsidRPr="00E84E21">
          <w:rPr>
            <w:rStyle w:val="Hyperlink"/>
          </w:rPr>
          <w:t>Microsoft Learn</w:t>
        </w:r>
      </w:hyperlink>
    </w:p>
    <w:p w14:paraId="517ADE78" w14:textId="77777777" w:rsidR="00E84E21" w:rsidRPr="00E84E21" w:rsidRDefault="00E84E21" w:rsidP="00E84E21">
      <w:pPr>
        <w:numPr>
          <w:ilvl w:val="0"/>
          <w:numId w:val="72"/>
        </w:numPr>
      </w:pPr>
      <w:r w:rsidRPr="00E84E21">
        <w:t xml:space="preserve">Power BI pricing &amp; 2025 pricing changes. </w:t>
      </w:r>
      <w:hyperlink r:id="rId32" w:tgtFrame="_blank" w:history="1">
        <w:r w:rsidRPr="00E84E21">
          <w:rPr>
            <w:rStyle w:val="Hyperlink"/>
          </w:rPr>
          <w:t>Power BI+1</w:t>
        </w:r>
      </w:hyperlink>
    </w:p>
    <w:p w14:paraId="71B588D8" w14:textId="77777777" w:rsidR="00E84E21" w:rsidRPr="00E84E21" w:rsidRDefault="00E84E21" w:rsidP="00E84E21">
      <w:r w:rsidRPr="00E84E21">
        <w:pict w14:anchorId="5566365D">
          <v:rect id="_x0000_i1104" style="width:0;height:1.5pt" o:hralign="center" o:hrstd="t" o:hr="t" fillcolor="#a0a0a0" stroked="f"/>
        </w:pict>
      </w:r>
    </w:p>
    <w:p w14:paraId="5C4FABD8" w14:textId="77777777" w:rsidR="00E84E21" w:rsidRPr="00E84E21" w:rsidRDefault="00E84E21" w:rsidP="00E84E21">
      <w:r w:rsidRPr="00E84E21">
        <w:t>If you want, I can:</w:t>
      </w:r>
    </w:p>
    <w:p w14:paraId="77807487" w14:textId="77777777" w:rsidR="00E84E21" w:rsidRPr="00E84E21" w:rsidRDefault="00E84E21" w:rsidP="00E84E21">
      <w:pPr>
        <w:numPr>
          <w:ilvl w:val="0"/>
          <w:numId w:val="73"/>
        </w:numPr>
      </w:pPr>
      <w:r w:rsidRPr="00E84E21">
        <w:t>convert this into a single, one-slide Power BI intake slide (title + 4 blockers / approval bullets) formatted for PowerPoint, or</w:t>
      </w:r>
    </w:p>
    <w:p w14:paraId="160350F0" w14:textId="77777777" w:rsidR="00E84E21" w:rsidRPr="00E84E21" w:rsidRDefault="00E84E21" w:rsidP="00E84E21">
      <w:pPr>
        <w:numPr>
          <w:ilvl w:val="0"/>
          <w:numId w:val="73"/>
        </w:numPr>
      </w:pPr>
      <w:r w:rsidRPr="00E84E21">
        <w:t>produce a 1-page “approval justification” document tailored to your finance/regulatory reviewers (include cost ballpark).</w:t>
      </w:r>
    </w:p>
    <w:p w14:paraId="1844BE43" w14:textId="77777777" w:rsidR="00E84E21" w:rsidRPr="00E84E21" w:rsidRDefault="00E84E21" w:rsidP="00E84E21">
      <w:r w:rsidRPr="00E84E21">
        <w:t>Which would you like me to create now?</w:t>
      </w:r>
    </w:p>
    <w:p w14:paraId="2043D739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You said:</w:t>
      </w:r>
    </w:p>
    <w:p w14:paraId="65A4791A" w14:textId="77777777" w:rsidR="00E84E21" w:rsidRPr="00E84E21" w:rsidRDefault="00E84E21" w:rsidP="00E84E21">
      <w:r w:rsidRPr="00E84E21">
        <w:t>yes</w:t>
      </w:r>
    </w:p>
    <w:p w14:paraId="71C6BAA7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ChatGPT said:</w:t>
      </w:r>
    </w:p>
    <w:p w14:paraId="6FF37B32" w14:textId="77777777" w:rsidR="00E84E21" w:rsidRPr="00E84E21" w:rsidRDefault="00E84E21" w:rsidP="00E84E21">
      <w:r w:rsidRPr="00E84E21">
        <w:t>Fabric &amp; Power Bi Service Approval – Hybrid Architecture (on-prem ↔ Azure)</w:t>
      </w:r>
    </w:p>
    <w:p w14:paraId="6ACA27F8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Microsoft Fabric &amp; Power BI Service Architecture Review &amp; Approval</w:t>
      </w:r>
    </w:p>
    <w:p w14:paraId="686C4A34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Hybrid Architecture (On-Prem ↔ Azure) – Financial Services</w:t>
      </w:r>
    </w:p>
    <w:p w14:paraId="1D67A980" w14:textId="77777777" w:rsidR="00E84E21" w:rsidRPr="00E84E21" w:rsidRDefault="00E84E21" w:rsidP="00E84E21">
      <w:r w:rsidRPr="00E84E21">
        <w:pict w14:anchorId="4D406E5E">
          <v:rect id="_x0000_i1105" style="width:0;height:1.5pt" o:hralign="center" o:hrstd="t" o:hr="t" fillcolor="#a0a0a0" stroked="f"/>
        </w:pict>
      </w:r>
    </w:p>
    <w:p w14:paraId="2CDE499A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1. Design Overview (Target State)</w:t>
      </w:r>
    </w:p>
    <w:p w14:paraId="66BA51F7" w14:textId="77777777" w:rsidR="00E84E21" w:rsidRPr="00E84E21" w:rsidRDefault="00E84E21" w:rsidP="00E84E21">
      <w:r w:rsidRPr="00E84E21">
        <w:rPr>
          <w:b/>
          <w:bCs/>
        </w:rPr>
        <w:t>Architecture Pattern:</w:t>
      </w:r>
      <w:r w:rsidRPr="00E84E21">
        <w:t xml:space="preserve"> Secure hybrid analytics platform using Microsoft Fabric &amp; Power BI as SaaS while retaining regulated data on-prem.</w:t>
      </w:r>
    </w:p>
    <w:p w14:paraId="14E75357" w14:textId="77777777" w:rsidR="00E84E21" w:rsidRPr="00E84E21" w:rsidRDefault="00E84E21" w:rsidP="00E84E21">
      <w:r w:rsidRPr="00E84E21">
        <w:rPr>
          <w:b/>
          <w:bCs/>
        </w:rPr>
        <w:t>Core Components:</w:t>
      </w:r>
    </w:p>
    <w:p w14:paraId="0974E595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On-Prem Systems: Core Banking, OLTP, Data Warehouse, Mainframe, Files</w:t>
      </w:r>
    </w:p>
    <w:p w14:paraId="649848B6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Connectivity: ExpressRoute (Primary) + VPN (Failover), Private Link, Private Endpoints</w:t>
      </w:r>
    </w:p>
    <w:p w14:paraId="412A682D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Data Movement: Fabric Pipelines / Azure Data Factory + SHIR / On-Prem Data Gateway</w:t>
      </w:r>
    </w:p>
    <w:p w14:paraId="12EB5C12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Storage: ADLS Gen2 / Fabric Lakehouse</w:t>
      </w:r>
    </w:p>
    <w:p w14:paraId="6A37CA38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Compute: Azure Databricks (VNet Injected + Private Link) / Fabric Compute</w:t>
      </w:r>
    </w:p>
    <w:p w14:paraId="7955C292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Operational Store: Azure Cosmos DB</w:t>
      </w:r>
    </w:p>
    <w:p w14:paraId="6A166162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BI Layer: Power BI Service (Direct Lake / DirectQuery / Import)</w:t>
      </w:r>
    </w:p>
    <w:p w14:paraId="77A2E0AA" w14:textId="77777777" w:rsidR="00E84E21" w:rsidRPr="00E84E21" w:rsidRDefault="00E84E21" w:rsidP="00E84E21">
      <w:pPr>
        <w:numPr>
          <w:ilvl w:val="0"/>
          <w:numId w:val="74"/>
        </w:numPr>
      </w:pPr>
      <w:r w:rsidRPr="00E84E21">
        <w:t>Governance: Entra ID (Azure AD), Microsoft Purview, Key Vault (CMK)</w:t>
      </w:r>
    </w:p>
    <w:p w14:paraId="3E91C175" w14:textId="77777777" w:rsidR="00E84E21" w:rsidRPr="00E84E21" w:rsidRDefault="00E84E21" w:rsidP="00E84E21">
      <w:r w:rsidRPr="00E84E21">
        <w:rPr>
          <w:b/>
          <w:bCs/>
        </w:rPr>
        <w:t>Architecture Goal:</w:t>
      </w:r>
      <w:r w:rsidRPr="00E84E21">
        <w:t xml:space="preserve"> Enable secure, compliant, scalable analytics while minimizing exposure of sensitive financial data.</w:t>
      </w:r>
    </w:p>
    <w:p w14:paraId="78B78E53" w14:textId="77777777" w:rsidR="00E84E21" w:rsidRPr="00E84E21" w:rsidRDefault="00E84E21" w:rsidP="00E84E21">
      <w:r w:rsidRPr="00E84E21">
        <w:pict w14:anchorId="3BD6EB28">
          <v:rect id="_x0000_i1106" style="width:0;height:1.5pt" o:hralign="center" o:hrstd="t" o:hr="t" fillcolor="#a0a0a0" stroked="f"/>
        </w:pict>
      </w:r>
    </w:p>
    <w:p w14:paraId="34DC0AC7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2. Design Rationale &amp; Use Cases</w:t>
      </w:r>
    </w:p>
    <w:p w14:paraId="78963B3F" w14:textId="77777777" w:rsidR="00E84E21" w:rsidRPr="00E84E21" w:rsidRDefault="00E84E21" w:rsidP="00E84E21">
      <w:r w:rsidRPr="00E84E21">
        <w:rPr>
          <w:b/>
          <w:bCs/>
        </w:rPr>
        <w:t>Why Hybrid for Financial Services:</w:t>
      </w:r>
    </w:p>
    <w:p w14:paraId="366BE09D" w14:textId="77777777" w:rsidR="00E84E21" w:rsidRPr="00E84E21" w:rsidRDefault="00E84E21" w:rsidP="00E84E21">
      <w:pPr>
        <w:numPr>
          <w:ilvl w:val="0"/>
          <w:numId w:val="75"/>
        </w:numPr>
      </w:pPr>
      <w:r w:rsidRPr="00E84E21">
        <w:t>Maintain regulatory compliance and data sovereignty (PII, PCI, SOX)</w:t>
      </w:r>
    </w:p>
    <w:p w14:paraId="6394C345" w14:textId="77777777" w:rsidR="00E84E21" w:rsidRPr="00E84E21" w:rsidRDefault="00E84E21" w:rsidP="00E84E21">
      <w:pPr>
        <w:numPr>
          <w:ilvl w:val="0"/>
          <w:numId w:val="75"/>
        </w:numPr>
      </w:pPr>
      <w:r w:rsidRPr="00E84E21">
        <w:t>Isolate transactional systems from cloud workloads</w:t>
      </w:r>
    </w:p>
    <w:p w14:paraId="5D141EE8" w14:textId="77777777" w:rsidR="00E84E21" w:rsidRPr="00E84E21" w:rsidRDefault="00E84E21" w:rsidP="00E84E21">
      <w:pPr>
        <w:numPr>
          <w:ilvl w:val="0"/>
          <w:numId w:val="75"/>
        </w:numPr>
      </w:pPr>
      <w:r w:rsidRPr="00E84E21">
        <w:t>Provide scalable analytics and BI without disrupting legacy platforms</w:t>
      </w:r>
    </w:p>
    <w:p w14:paraId="67F2993F" w14:textId="77777777" w:rsidR="00E84E21" w:rsidRPr="00E84E21" w:rsidRDefault="00E84E21" w:rsidP="00E84E21">
      <w:r w:rsidRPr="00E84E21">
        <w:rPr>
          <w:b/>
          <w:bCs/>
        </w:rPr>
        <w:t>Key Use Cases:</w:t>
      </w:r>
    </w:p>
    <w:p w14:paraId="60EE0676" w14:textId="77777777" w:rsidR="00E84E21" w:rsidRPr="00E84E21" w:rsidRDefault="00E84E21" w:rsidP="00E84E21">
      <w:pPr>
        <w:numPr>
          <w:ilvl w:val="0"/>
          <w:numId w:val="76"/>
        </w:numPr>
      </w:pPr>
      <w:r w:rsidRPr="00E84E21">
        <w:t>Fraud Detection &amp; AML Analytics</w:t>
      </w:r>
    </w:p>
    <w:p w14:paraId="267AD162" w14:textId="77777777" w:rsidR="00E84E21" w:rsidRPr="00E84E21" w:rsidRDefault="00E84E21" w:rsidP="00E84E21">
      <w:pPr>
        <w:numPr>
          <w:ilvl w:val="0"/>
          <w:numId w:val="76"/>
        </w:numPr>
      </w:pPr>
      <w:r w:rsidRPr="00E84E21">
        <w:t>Risk &amp; Credit Exposure Dashboards</w:t>
      </w:r>
    </w:p>
    <w:p w14:paraId="50BF6163" w14:textId="77777777" w:rsidR="00E84E21" w:rsidRPr="00E84E21" w:rsidRDefault="00E84E21" w:rsidP="00E84E21">
      <w:pPr>
        <w:numPr>
          <w:ilvl w:val="0"/>
          <w:numId w:val="76"/>
        </w:numPr>
      </w:pPr>
      <w:r w:rsidRPr="00E84E21">
        <w:t>Financial Close &amp; Regulatory Reporting</w:t>
      </w:r>
    </w:p>
    <w:p w14:paraId="5907E310" w14:textId="77777777" w:rsidR="00E84E21" w:rsidRPr="00E84E21" w:rsidRDefault="00E84E21" w:rsidP="00E84E21">
      <w:pPr>
        <w:numPr>
          <w:ilvl w:val="0"/>
          <w:numId w:val="76"/>
        </w:numPr>
      </w:pPr>
      <w:r w:rsidRPr="00E84E21">
        <w:t>Customer 360 &amp; Behavioral Analytics</w:t>
      </w:r>
    </w:p>
    <w:p w14:paraId="1E9EBD53" w14:textId="77777777" w:rsidR="00E84E21" w:rsidRPr="00E84E21" w:rsidRDefault="00E84E21" w:rsidP="00E84E21">
      <w:pPr>
        <w:numPr>
          <w:ilvl w:val="0"/>
          <w:numId w:val="76"/>
        </w:numPr>
      </w:pPr>
      <w:r w:rsidRPr="00E84E21">
        <w:t>Trade Surveillance &amp; Operational Intelligence</w:t>
      </w:r>
    </w:p>
    <w:p w14:paraId="4AD1CAD4" w14:textId="77777777" w:rsidR="00E84E21" w:rsidRPr="00E84E21" w:rsidRDefault="00E84E21" w:rsidP="00E84E21">
      <w:r w:rsidRPr="00E84E21">
        <w:pict w14:anchorId="3F0843A9">
          <v:rect id="_x0000_i1107" style="width:0;height:1.5pt" o:hralign="center" o:hrstd="t" o:hr="t" fillcolor="#a0a0a0" stroked="f"/>
        </w:pict>
      </w:r>
    </w:p>
    <w:p w14:paraId="6D5F1143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3. Data Flow (End-to-End)</w:t>
      </w:r>
    </w:p>
    <w:p w14:paraId="732626E8" w14:textId="77777777" w:rsidR="00E84E21" w:rsidRPr="00E84E21" w:rsidRDefault="00E84E21" w:rsidP="00E84E21">
      <w:pPr>
        <w:numPr>
          <w:ilvl w:val="0"/>
          <w:numId w:val="77"/>
        </w:numPr>
      </w:pPr>
      <w:r w:rsidRPr="00E84E21">
        <w:t>On-Prem Sources → SHIR / Data Gateway</w:t>
      </w:r>
    </w:p>
    <w:p w14:paraId="19AF7DF5" w14:textId="77777777" w:rsidR="00E84E21" w:rsidRPr="00E84E21" w:rsidRDefault="00E84E21" w:rsidP="00E84E21">
      <w:pPr>
        <w:numPr>
          <w:ilvl w:val="0"/>
          <w:numId w:val="77"/>
        </w:numPr>
      </w:pPr>
      <w:r w:rsidRPr="00E84E21">
        <w:t>Secure Transfer via ExpressRoute/VPN</w:t>
      </w:r>
    </w:p>
    <w:p w14:paraId="7C7FD43A" w14:textId="77777777" w:rsidR="00E84E21" w:rsidRPr="00E84E21" w:rsidRDefault="00E84E21" w:rsidP="00E84E21">
      <w:pPr>
        <w:numPr>
          <w:ilvl w:val="0"/>
          <w:numId w:val="77"/>
        </w:numPr>
      </w:pPr>
      <w:r w:rsidRPr="00E84E21">
        <w:t>Raw Data Landing → ADLS Gen2 / Fabric Lakehouse</w:t>
      </w:r>
    </w:p>
    <w:p w14:paraId="4EFDA610" w14:textId="77777777" w:rsidR="00E84E21" w:rsidRPr="00E84E21" w:rsidRDefault="00E84E21" w:rsidP="00E84E21">
      <w:pPr>
        <w:numPr>
          <w:ilvl w:val="0"/>
          <w:numId w:val="77"/>
        </w:numPr>
      </w:pPr>
      <w:r w:rsidRPr="00E84E21">
        <w:t>Transformation → Azure Databricks / Fabric Notebooks</w:t>
      </w:r>
    </w:p>
    <w:p w14:paraId="73D88A5A" w14:textId="77777777" w:rsidR="00E84E21" w:rsidRPr="00E84E21" w:rsidRDefault="00E84E21" w:rsidP="00E84E21">
      <w:pPr>
        <w:numPr>
          <w:ilvl w:val="0"/>
          <w:numId w:val="77"/>
        </w:numPr>
      </w:pPr>
      <w:r w:rsidRPr="00E84E21">
        <w:t>Curated Data → Delta Tables / Cosmos DB</w:t>
      </w:r>
    </w:p>
    <w:p w14:paraId="55409707" w14:textId="77777777" w:rsidR="00E84E21" w:rsidRPr="00E84E21" w:rsidRDefault="00E84E21" w:rsidP="00E84E21">
      <w:pPr>
        <w:numPr>
          <w:ilvl w:val="0"/>
          <w:numId w:val="77"/>
        </w:numPr>
      </w:pPr>
      <w:r w:rsidRPr="00E84E21">
        <w:t>Power BI Consumption → Direct Lake / DirectQuery / Scheduled Refresh</w:t>
      </w:r>
    </w:p>
    <w:p w14:paraId="29EEDCF5" w14:textId="77777777" w:rsidR="00E84E21" w:rsidRPr="00E84E21" w:rsidRDefault="00E84E21" w:rsidP="00E84E21">
      <w:pPr>
        <w:numPr>
          <w:ilvl w:val="0"/>
          <w:numId w:val="77"/>
        </w:numPr>
      </w:pPr>
      <w:r w:rsidRPr="00E84E21">
        <w:t>Users Access Reports via Power BI Service with RLS &amp; Conditional Access</w:t>
      </w:r>
    </w:p>
    <w:p w14:paraId="4B9F6EAE" w14:textId="77777777" w:rsidR="00E84E21" w:rsidRPr="00E84E21" w:rsidRDefault="00E84E21" w:rsidP="00E84E21">
      <w:r w:rsidRPr="00E84E21">
        <w:pict w14:anchorId="3B1873FA">
          <v:rect id="_x0000_i1108" style="width:0;height:1.5pt" o:hralign="center" o:hrstd="t" o:hr="t" fillcolor="#a0a0a0" stroked="f"/>
        </w:pict>
      </w:r>
    </w:p>
    <w:p w14:paraId="3E65F495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4. Design Benefits</w:t>
      </w:r>
    </w:p>
    <w:p w14:paraId="6864DD21" w14:textId="77777777" w:rsidR="00E84E21" w:rsidRPr="00E84E21" w:rsidRDefault="00E84E21" w:rsidP="00E84E21">
      <w:pPr>
        <w:numPr>
          <w:ilvl w:val="0"/>
          <w:numId w:val="78"/>
        </w:numPr>
      </w:pPr>
      <w:r w:rsidRPr="00E84E21">
        <w:t>Regulatory-compliant hybrid architecture</w:t>
      </w:r>
    </w:p>
    <w:p w14:paraId="00843580" w14:textId="77777777" w:rsidR="00E84E21" w:rsidRPr="00E84E21" w:rsidRDefault="00E84E21" w:rsidP="00E84E21">
      <w:pPr>
        <w:numPr>
          <w:ilvl w:val="0"/>
          <w:numId w:val="78"/>
        </w:numPr>
      </w:pPr>
      <w:r w:rsidRPr="00E84E21">
        <w:t>Private, encrypted data transport</w:t>
      </w:r>
    </w:p>
    <w:p w14:paraId="6B05224D" w14:textId="77777777" w:rsidR="00E84E21" w:rsidRPr="00E84E21" w:rsidRDefault="00E84E21" w:rsidP="00E84E21">
      <w:pPr>
        <w:numPr>
          <w:ilvl w:val="0"/>
          <w:numId w:val="78"/>
        </w:numPr>
      </w:pPr>
      <w:r w:rsidRPr="00E84E21">
        <w:t>Scalable and elastic compute</w:t>
      </w:r>
    </w:p>
    <w:p w14:paraId="3F01C3A8" w14:textId="77777777" w:rsidR="00E84E21" w:rsidRPr="00E84E21" w:rsidRDefault="00E84E21" w:rsidP="00E84E21">
      <w:pPr>
        <w:numPr>
          <w:ilvl w:val="0"/>
          <w:numId w:val="78"/>
        </w:numPr>
      </w:pPr>
      <w:r w:rsidRPr="00E84E21">
        <w:t>Reduced on-prem load</w:t>
      </w:r>
    </w:p>
    <w:p w14:paraId="41BBE7C3" w14:textId="77777777" w:rsidR="00E84E21" w:rsidRPr="00E84E21" w:rsidRDefault="00E84E21" w:rsidP="00E84E21">
      <w:pPr>
        <w:numPr>
          <w:ilvl w:val="0"/>
          <w:numId w:val="78"/>
        </w:numPr>
      </w:pPr>
      <w:r w:rsidRPr="00E84E21">
        <w:t>High-performance analytics</w:t>
      </w:r>
    </w:p>
    <w:p w14:paraId="60B6F49C" w14:textId="77777777" w:rsidR="00E84E21" w:rsidRPr="00E84E21" w:rsidRDefault="00E84E21" w:rsidP="00E84E21">
      <w:pPr>
        <w:numPr>
          <w:ilvl w:val="0"/>
          <w:numId w:val="78"/>
        </w:numPr>
      </w:pPr>
      <w:r w:rsidRPr="00E84E21">
        <w:t>Centralized governance and auditing</w:t>
      </w:r>
    </w:p>
    <w:p w14:paraId="65D2FD87" w14:textId="77777777" w:rsidR="00E84E21" w:rsidRPr="00E84E21" w:rsidRDefault="00E84E21" w:rsidP="00E84E21">
      <w:pPr>
        <w:numPr>
          <w:ilvl w:val="0"/>
          <w:numId w:val="78"/>
        </w:numPr>
      </w:pPr>
      <w:r w:rsidRPr="00E84E21">
        <w:t>Flexible reporting modes (real-time vs batch)</w:t>
      </w:r>
    </w:p>
    <w:p w14:paraId="6A5523B8" w14:textId="77777777" w:rsidR="00E84E21" w:rsidRPr="00E84E21" w:rsidRDefault="00E84E21" w:rsidP="00E84E21">
      <w:r w:rsidRPr="00E84E21">
        <w:pict w14:anchorId="3425FF89">
          <v:rect id="_x0000_i1109" style="width:0;height:1.5pt" o:hralign="center" o:hrstd="t" o:hr="t" fillcolor="#a0a0a0" stroked="f"/>
        </w:pict>
      </w:r>
    </w:p>
    <w:p w14:paraId="5F483776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5. Design Scope</w:t>
      </w:r>
    </w:p>
    <w:p w14:paraId="7084A01A" w14:textId="77777777" w:rsidR="00E84E21" w:rsidRPr="00E84E21" w:rsidRDefault="00E84E21" w:rsidP="00E84E21">
      <w:r w:rsidRPr="00E84E21">
        <w:rPr>
          <w:b/>
          <w:bCs/>
        </w:rPr>
        <w:t>Included in Approval:</w:t>
      </w:r>
    </w:p>
    <w:p w14:paraId="2AFEF76A" w14:textId="77777777" w:rsidR="00E84E21" w:rsidRPr="00E84E21" w:rsidRDefault="00E84E21" w:rsidP="00E84E21">
      <w:pPr>
        <w:numPr>
          <w:ilvl w:val="0"/>
          <w:numId w:val="79"/>
        </w:numPr>
      </w:pPr>
      <w:r w:rsidRPr="00E84E21">
        <w:t>Hybrid network design (ExpressRoute + Private Link)</w:t>
      </w:r>
    </w:p>
    <w:p w14:paraId="12665BA0" w14:textId="77777777" w:rsidR="00E84E21" w:rsidRPr="00E84E21" w:rsidRDefault="00E84E21" w:rsidP="00E84E21">
      <w:pPr>
        <w:numPr>
          <w:ilvl w:val="0"/>
          <w:numId w:val="79"/>
        </w:numPr>
      </w:pPr>
      <w:r w:rsidRPr="00E84E21">
        <w:t>Gateway &amp; SHIR deployment and HA</w:t>
      </w:r>
    </w:p>
    <w:p w14:paraId="7BD5D2DA" w14:textId="77777777" w:rsidR="00E84E21" w:rsidRPr="00E84E21" w:rsidRDefault="00E84E21" w:rsidP="00E84E21">
      <w:pPr>
        <w:numPr>
          <w:ilvl w:val="0"/>
          <w:numId w:val="79"/>
        </w:numPr>
      </w:pPr>
      <w:r w:rsidRPr="00E84E21">
        <w:t>ADLS Gen2 + Databricks + Cosmos DB configuration</w:t>
      </w:r>
    </w:p>
    <w:p w14:paraId="5506EB35" w14:textId="77777777" w:rsidR="00E84E21" w:rsidRPr="00E84E21" w:rsidRDefault="00E84E21" w:rsidP="00E84E21">
      <w:pPr>
        <w:numPr>
          <w:ilvl w:val="0"/>
          <w:numId w:val="79"/>
        </w:numPr>
      </w:pPr>
      <w:r w:rsidRPr="00E84E21">
        <w:t>Power BI workspace &amp; capacity model</w:t>
      </w:r>
    </w:p>
    <w:p w14:paraId="057A2D65" w14:textId="77777777" w:rsidR="00E84E21" w:rsidRPr="00E84E21" w:rsidRDefault="00E84E21" w:rsidP="00E84E21">
      <w:pPr>
        <w:numPr>
          <w:ilvl w:val="0"/>
          <w:numId w:val="79"/>
        </w:numPr>
      </w:pPr>
      <w:r w:rsidRPr="00E84E21">
        <w:t>Security &amp; Identity controls</w:t>
      </w:r>
    </w:p>
    <w:p w14:paraId="3B2C26B3" w14:textId="77777777" w:rsidR="00E84E21" w:rsidRPr="00E84E21" w:rsidRDefault="00E84E21" w:rsidP="00E84E21">
      <w:pPr>
        <w:numPr>
          <w:ilvl w:val="0"/>
          <w:numId w:val="79"/>
        </w:numPr>
      </w:pPr>
      <w:r w:rsidRPr="00E84E21">
        <w:t>Governance framework integration</w:t>
      </w:r>
    </w:p>
    <w:p w14:paraId="27D584E9" w14:textId="77777777" w:rsidR="00E84E21" w:rsidRPr="00E84E21" w:rsidRDefault="00E84E21" w:rsidP="00E84E21">
      <w:pPr>
        <w:numPr>
          <w:ilvl w:val="0"/>
          <w:numId w:val="79"/>
        </w:numPr>
      </w:pPr>
      <w:r w:rsidRPr="00E84E21">
        <w:t>Monitoring, DR, and operational runbooks</w:t>
      </w:r>
    </w:p>
    <w:p w14:paraId="455896FE" w14:textId="77777777" w:rsidR="00E84E21" w:rsidRPr="00E84E21" w:rsidRDefault="00E84E21" w:rsidP="00E84E21">
      <w:r w:rsidRPr="00E84E21">
        <w:rPr>
          <w:b/>
          <w:bCs/>
        </w:rPr>
        <w:t>Out of Scope (Initial Phase):</w:t>
      </w:r>
    </w:p>
    <w:p w14:paraId="72A55886" w14:textId="77777777" w:rsidR="00E84E21" w:rsidRPr="00E84E21" w:rsidRDefault="00E84E21" w:rsidP="00E84E21">
      <w:pPr>
        <w:numPr>
          <w:ilvl w:val="0"/>
          <w:numId w:val="80"/>
        </w:numPr>
      </w:pPr>
      <w:r w:rsidRPr="00E84E21">
        <w:t>Full legacy application modernization</w:t>
      </w:r>
    </w:p>
    <w:p w14:paraId="4C420D1B" w14:textId="77777777" w:rsidR="00E84E21" w:rsidRPr="00E84E21" w:rsidRDefault="00E84E21" w:rsidP="00E84E21">
      <w:pPr>
        <w:numPr>
          <w:ilvl w:val="0"/>
          <w:numId w:val="80"/>
        </w:numPr>
      </w:pPr>
      <w:r w:rsidRPr="00E84E21">
        <w:t>Non-financial workloads</w:t>
      </w:r>
    </w:p>
    <w:p w14:paraId="1CFDAB8A" w14:textId="77777777" w:rsidR="00E84E21" w:rsidRPr="00E84E21" w:rsidRDefault="00E84E21" w:rsidP="00E84E21">
      <w:r w:rsidRPr="00E84E21">
        <w:pict w14:anchorId="30C8E9B6">
          <v:rect id="_x0000_i1110" style="width:0;height:1.5pt" o:hralign="center" o:hrstd="t" o:hr="t" fillcolor="#a0a0a0" stroked="f"/>
        </w:pict>
      </w:r>
    </w:p>
    <w:p w14:paraId="4AAA81BB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6. Required Resource Types</w:t>
      </w:r>
    </w:p>
    <w:p w14:paraId="0A3FD068" w14:textId="77777777" w:rsidR="00E84E21" w:rsidRPr="00E84E21" w:rsidRDefault="00E84E21" w:rsidP="00E84E21">
      <w:r w:rsidRPr="00E84E21">
        <w:rPr>
          <w:b/>
          <w:bCs/>
        </w:rPr>
        <w:t>Azure Resources:</w:t>
      </w:r>
    </w:p>
    <w:p w14:paraId="4D2AE7B8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Virtual Networks &amp; Subnets</w:t>
      </w:r>
    </w:p>
    <w:p w14:paraId="020851B1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ExpressRoute / VPN Gateway</w:t>
      </w:r>
    </w:p>
    <w:p w14:paraId="1432B098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ADLS Gen2 Storage Accounts</w:t>
      </w:r>
    </w:p>
    <w:p w14:paraId="77AD8106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Azure Databricks Workspace</w:t>
      </w:r>
    </w:p>
    <w:p w14:paraId="563BB0CC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Azure Cosmos DB</w:t>
      </w:r>
    </w:p>
    <w:p w14:paraId="4AFA786C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Azure Data Factory / Fabric Pipelines</w:t>
      </w:r>
    </w:p>
    <w:p w14:paraId="05EA99CF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On-Prem Data Gateway / SHIR Hosts</w:t>
      </w:r>
    </w:p>
    <w:p w14:paraId="141B541F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Power BI Tenant &amp; Workspaces</w:t>
      </w:r>
    </w:p>
    <w:p w14:paraId="7776EC65" w14:textId="77777777" w:rsidR="00E84E21" w:rsidRPr="00E84E21" w:rsidRDefault="00E84E21" w:rsidP="00E84E21">
      <w:pPr>
        <w:numPr>
          <w:ilvl w:val="0"/>
          <w:numId w:val="81"/>
        </w:numPr>
      </w:pPr>
      <w:r w:rsidRPr="00E84E21">
        <w:t>Azure Key Vault, Purview, Log Analytics</w:t>
      </w:r>
    </w:p>
    <w:p w14:paraId="2857D54E" w14:textId="77777777" w:rsidR="00E84E21" w:rsidRPr="00E84E21" w:rsidRDefault="00E84E21" w:rsidP="00E84E21">
      <w:r w:rsidRPr="00E84E21">
        <w:pict w14:anchorId="26BAB4C6">
          <v:rect id="_x0000_i1111" style="width:0;height:1.5pt" o:hralign="center" o:hrstd="t" o:hr="t" fillcolor="#a0a0a0" stroked="f"/>
        </w:pict>
      </w:r>
    </w:p>
    <w:p w14:paraId="4C9ED97E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7. Licensing &amp; Pricing Model (Options)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1438"/>
        <w:gridCol w:w="3740"/>
      </w:tblGrid>
      <w:tr w:rsidR="00E84E21" w:rsidRPr="00E84E21" w14:paraId="368ADE5B" w14:textId="77777777" w:rsidTr="00E84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8D8B" w14:textId="77777777" w:rsidR="00E84E21" w:rsidRPr="00E84E21" w:rsidRDefault="00E84E21" w:rsidP="00E84E21">
            <w:pPr>
              <w:rPr>
                <w:b/>
                <w:bCs/>
              </w:rPr>
            </w:pPr>
            <w:r w:rsidRPr="00E84E21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0E4CE03" w14:textId="77777777" w:rsidR="00E84E21" w:rsidRPr="00E84E21" w:rsidRDefault="00E84E21" w:rsidP="00E84E21">
            <w:pPr>
              <w:rPr>
                <w:b/>
                <w:bCs/>
              </w:rPr>
            </w:pPr>
            <w:r w:rsidRPr="00E84E2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64C00BA0" w14:textId="77777777" w:rsidR="00E84E21" w:rsidRPr="00E84E21" w:rsidRDefault="00E84E21" w:rsidP="00E84E21">
            <w:pPr>
              <w:rPr>
                <w:b/>
                <w:bCs/>
              </w:rPr>
            </w:pPr>
            <w:r w:rsidRPr="00E84E21">
              <w:rPr>
                <w:b/>
                <w:bCs/>
              </w:rPr>
              <w:t>Ideal Scenario</w:t>
            </w:r>
          </w:p>
        </w:tc>
      </w:tr>
      <w:tr w:rsidR="00E84E21" w:rsidRPr="00E84E21" w14:paraId="6D07BA75" w14:textId="77777777" w:rsidTr="00E84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1736" w14:textId="77777777" w:rsidR="00E84E21" w:rsidRPr="00E84E21" w:rsidRDefault="00E84E21" w:rsidP="00E84E21">
            <w:r w:rsidRPr="00E84E21">
              <w:t>Power BI Pro</w:t>
            </w:r>
          </w:p>
        </w:tc>
        <w:tc>
          <w:tcPr>
            <w:tcW w:w="0" w:type="auto"/>
            <w:vAlign w:val="center"/>
            <w:hideMark/>
          </w:tcPr>
          <w:p w14:paraId="5B643766" w14:textId="77777777" w:rsidR="00E84E21" w:rsidRPr="00E84E21" w:rsidRDefault="00E84E21" w:rsidP="00E84E21">
            <w:r w:rsidRPr="00E84E21">
              <w:t>Small teams</w:t>
            </w:r>
          </w:p>
        </w:tc>
        <w:tc>
          <w:tcPr>
            <w:tcW w:w="0" w:type="auto"/>
            <w:vAlign w:val="center"/>
            <w:hideMark/>
          </w:tcPr>
          <w:p w14:paraId="2EAE3A85" w14:textId="77777777" w:rsidR="00E84E21" w:rsidRPr="00E84E21" w:rsidRDefault="00E84E21" w:rsidP="00E84E21">
            <w:r w:rsidRPr="00E84E21">
              <w:t>Limited users, standard analytics</w:t>
            </w:r>
          </w:p>
        </w:tc>
      </w:tr>
      <w:tr w:rsidR="00E84E21" w:rsidRPr="00E84E21" w14:paraId="60060E28" w14:textId="77777777" w:rsidTr="00E84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18E8" w14:textId="77777777" w:rsidR="00E84E21" w:rsidRPr="00E84E21" w:rsidRDefault="00E84E21" w:rsidP="00E84E21">
            <w:r w:rsidRPr="00E84E21">
              <w:t>Power BI Premium Per User (PPU)</w:t>
            </w:r>
          </w:p>
        </w:tc>
        <w:tc>
          <w:tcPr>
            <w:tcW w:w="0" w:type="auto"/>
            <w:vAlign w:val="center"/>
            <w:hideMark/>
          </w:tcPr>
          <w:p w14:paraId="128D669C" w14:textId="77777777" w:rsidR="00E84E21" w:rsidRPr="00E84E21" w:rsidRDefault="00E84E21" w:rsidP="00E84E21">
            <w:r w:rsidRPr="00E84E21">
              <w:t>Pilot groups</w:t>
            </w:r>
          </w:p>
        </w:tc>
        <w:tc>
          <w:tcPr>
            <w:tcW w:w="0" w:type="auto"/>
            <w:vAlign w:val="center"/>
            <w:hideMark/>
          </w:tcPr>
          <w:p w14:paraId="55A6187B" w14:textId="77777777" w:rsidR="00E84E21" w:rsidRPr="00E84E21" w:rsidRDefault="00E84E21" w:rsidP="00E84E21">
            <w:r w:rsidRPr="00E84E21">
              <w:t>Advanced features, limited scale</w:t>
            </w:r>
          </w:p>
        </w:tc>
      </w:tr>
      <w:tr w:rsidR="00E84E21" w:rsidRPr="00E84E21" w14:paraId="0989C342" w14:textId="77777777" w:rsidTr="00E84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0ED0" w14:textId="77777777" w:rsidR="00E84E21" w:rsidRPr="00E84E21" w:rsidRDefault="00E84E21" w:rsidP="00E84E21">
            <w:r w:rsidRPr="00E84E21">
              <w:t>Power BI Premium Capacity (P SKU)</w:t>
            </w:r>
          </w:p>
        </w:tc>
        <w:tc>
          <w:tcPr>
            <w:tcW w:w="0" w:type="auto"/>
            <w:vAlign w:val="center"/>
            <w:hideMark/>
          </w:tcPr>
          <w:p w14:paraId="10F72C30" w14:textId="77777777" w:rsidR="00E84E21" w:rsidRPr="00E84E21" w:rsidRDefault="00E84E21" w:rsidP="00E84E21">
            <w:r w:rsidRPr="00E84E21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566F31E" w14:textId="77777777" w:rsidR="00E84E21" w:rsidRPr="00E84E21" w:rsidRDefault="00E84E21" w:rsidP="00E84E21">
            <w:r w:rsidRPr="00E84E21">
              <w:t>Large user base, SLA/Uptime needs</w:t>
            </w:r>
          </w:p>
        </w:tc>
      </w:tr>
    </w:tbl>
    <w:p w14:paraId="05146A1C" w14:textId="77777777" w:rsidR="00E84E21" w:rsidRPr="00E84E21" w:rsidRDefault="00E84E21" w:rsidP="00E84E21">
      <w:r w:rsidRPr="00E84E21">
        <w:rPr>
          <w:b/>
          <w:bCs/>
        </w:rPr>
        <w:t>Other Cost Drivers:</w:t>
      </w:r>
    </w:p>
    <w:p w14:paraId="7B37714F" w14:textId="77777777" w:rsidR="00E84E21" w:rsidRPr="00E84E21" w:rsidRDefault="00E84E21" w:rsidP="00E84E21">
      <w:pPr>
        <w:numPr>
          <w:ilvl w:val="0"/>
          <w:numId w:val="82"/>
        </w:numPr>
      </w:pPr>
      <w:r w:rsidRPr="00E84E21">
        <w:t>Databricks compute</w:t>
      </w:r>
    </w:p>
    <w:p w14:paraId="1902EC4C" w14:textId="77777777" w:rsidR="00E84E21" w:rsidRPr="00E84E21" w:rsidRDefault="00E84E21" w:rsidP="00E84E21">
      <w:pPr>
        <w:numPr>
          <w:ilvl w:val="0"/>
          <w:numId w:val="82"/>
        </w:numPr>
      </w:pPr>
      <w:r w:rsidRPr="00E84E21">
        <w:t>ADLS consumption</w:t>
      </w:r>
    </w:p>
    <w:p w14:paraId="202FD82F" w14:textId="77777777" w:rsidR="00E84E21" w:rsidRPr="00E84E21" w:rsidRDefault="00E84E21" w:rsidP="00E84E21">
      <w:pPr>
        <w:numPr>
          <w:ilvl w:val="0"/>
          <w:numId w:val="82"/>
        </w:numPr>
      </w:pPr>
      <w:r w:rsidRPr="00E84E21">
        <w:t>Cosmos DB RU/s</w:t>
      </w:r>
    </w:p>
    <w:p w14:paraId="66853BDE" w14:textId="77777777" w:rsidR="00E84E21" w:rsidRPr="00E84E21" w:rsidRDefault="00E84E21" w:rsidP="00E84E21">
      <w:pPr>
        <w:numPr>
          <w:ilvl w:val="0"/>
          <w:numId w:val="82"/>
        </w:numPr>
      </w:pPr>
      <w:r w:rsidRPr="00E84E21">
        <w:t>ExpressRoute bandwidth</w:t>
      </w:r>
    </w:p>
    <w:p w14:paraId="2056A7B7" w14:textId="77777777" w:rsidR="00E84E21" w:rsidRPr="00E84E21" w:rsidRDefault="00E84E21" w:rsidP="00E84E21">
      <w:pPr>
        <w:numPr>
          <w:ilvl w:val="0"/>
          <w:numId w:val="82"/>
        </w:numPr>
      </w:pPr>
      <w:r w:rsidRPr="00E84E21">
        <w:t>Data egress</w:t>
      </w:r>
    </w:p>
    <w:p w14:paraId="376CD8D2" w14:textId="77777777" w:rsidR="00E84E21" w:rsidRPr="00E84E21" w:rsidRDefault="00E84E21" w:rsidP="00E84E21">
      <w:r w:rsidRPr="00E84E21">
        <w:pict w14:anchorId="63B5D89C">
          <v:rect id="_x0000_i1112" style="width:0;height:1.5pt" o:hralign="center" o:hrstd="t" o:hr="t" fillcolor="#a0a0a0" stroked="f"/>
        </w:pict>
      </w:r>
    </w:p>
    <w:p w14:paraId="65C6B2C0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8. Constraints &amp; Considerations</w:t>
      </w:r>
    </w:p>
    <w:p w14:paraId="12C44E03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Security</w:t>
      </w:r>
    </w:p>
    <w:p w14:paraId="0FF18FE6" w14:textId="77777777" w:rsidR="00E84E21" w:rsidRPr="00E84E21" w:rsidRDefault="00E84E21" w:rsidP="00E84E21">
      <w:pPr>
        <w:numPr>
          <w:ilvl w:val="0"/>
          <w:numId w:val="83"/>
        </w:numPr>
      </w:pPr>
      <w:r w:rsidRPr="00E84E21">
        <w:t>Gateway servers are critical trust points</w:t>
      </w:r>
    </w:p>
    <w:p w14:paraId="412A36FB" w14:textId="77777777" w:rsidR="00E84E21" w:rsidRPr="00E84E21" w:rsidRDefault="00E84E21" w:rsidP="00E84E21">
      <w:pPr>
        <w:numPr>
          <w:ilvl w:val="0"/>
          <w:numId w:val="83"/>
        </w:numPr>
      </w:pPr>
      <w:r w:rsidRPr="00E84E21">
        <w:t>CMK and encryption mandatory for regulated data</w:t>
      </w:r>
    </w:p>
    <w:p w14:paraId="0B8C1F84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Network</w:t>
      </w:r>
    </w:p>
    <w:p w14:paraId="19A1C6C0" w14:textId="77777777" w:rsidR="00E84E21" w:rsidRPr="00E84E21" w:rsidRDefault="00E84E21" w:rsidP="00E84E21">
      <w:pPr>
        <w:numPr>
          <w:ilvl w:val="0"/>
          <w:numId w:val="84"/>
        </w:numPr>
      </w:pPr>
      <w:r w:rsidRPr="00E84E21">
        <w:t>Private Link introduces DNS complexity</w:t>
      </w:r>
    </w:p>
    <w:p w14:paraId="6E526546" w14:textId="77777777" w:rsidR="00E84E21" w:rsidRPr="00E84E21" w:rsidRDefault="00E84E21" w:rsidP="00E84E21">
      <w:pPr>
        <w:numPr>
          <w:ilvl w:val="0"/>
          <w:numId w:val="84"/>
        </w:numPr>
      </w:pPr>
      <w:r w:rsidRPr="00E84E21">
        <w:t>Latency dependent on network architecture</w:t>
      </w:r>
    </w:p>
    <w:p w14:paraId="6A04311A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Operational</w:t>
      </w:r>
    </w:p>
    <w:p w14:paraId="3DDCAA42" w14:textId="77777777" w:rsidR="00E84E21" w:rsidRPr="00E84E21" w:rsidRDefault="00E84E21" w:rsidP="00E84E21">
      <w:pPr>
        <w:numPr>
          <w:ilvl w:val="0"/>
          <w:numId w:val="85"/>
        </w:numPr>
      </w:pPr>
      <w:r w:rsidRPr="00E84E21">
        <w:t>SHIR sizing &amp; HA planning required</w:t>
      </w:r>
    </w:p>
    <w:p w14:paraId="557C6A76" w14:textId="77777777" w:rsidR="00E84E21" w:rsidRPr="00E84E21" w:rsidRDefault="00E84E21" w:rsidP="00E84E21">
      <w:pPr>
        <w:numPr>
          <w:ilvl w:val="0"/>
          <w:numId w:val="85"/>
        </w:numPr>
      </w:pPr>
      <w:r w:rsidRPr="00E84E21">
        <w:t>Large models may need Premium capacity or Direct Lake</w:t>
      </w:r>
    </w:p>
    <w:p w14:paraId="210D0B75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Cost</w:t>
      </w:r>
    </w:p>
    <w:p w14:paraId="0C7D5223" w14:textId="77777777" w:rsidR="00E84E21" w:rsidRPr="00E84E21" w:rsidRDefault="00E84E21" w:rsidP="00E84E21">
      <w:pPr>
        <w:numPr>
          <w:ilvl w:val="0"/>
          <w:numId w:val="86"/>
        </w:numPr>
      </w:pPr>
      <w:r w:rsidRPr="00E84E21">
        <w:t>Databricks DBUs and Premium BI capacity require financial governance</w:t>
      </w:r>
    </w:p>
    <w:p w14:paraId="3EC4B8E5" w14:textId="77777777" w:rsidR="00E84E21" w:rsidRPr="00E84E21" w:rsidRDefault="00E84E21" w:rsidP="00E84E21">
      <w:r w:rsidRPr="00E84E21">
        <w:pict w14:anchorId="5243B9DA">
          <v:rect id="_x0000_i1113" style="width:0;height:1.5pt" o:hralign="center" o:hrstd="t" o:hr="t" fillcolor="#a0a0a0" stroked="f"/>
        </w:pict>
      </w:r>
    </w:p>
    <w:p w14:paraId="1BF5FB2A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9. Approval Blockers (Decision Points)</w:t>
      </w:r>
    </w:p>
    <w:p w14:paraId="46B14928" w14:textId="77777777" w:rsidR="00E84E21" w:rsidRPr="00E84E21" w:rsidRDefault="00E84E21" w:rsidP="00E84E21">
      <w:pPr>
        <w:numPr>
          <w:ilvl w:val="0"/>
          <w:numId w:val="87"/>
        </w:numPr>
      </w:pPr>
      <w:r w:rsidRPr="00E84E21">
        <w:t>ExpressRoute + Private Endpoint Architecture Approval</w:t>
      </w:r>
    </w:p>
    <w:p w14:paraId="1A5067A3" w14:textId="77777777" w:rsidR="00E84E21" w:rsidRPr="00E84E21" w:rsidRDefault="00E84E21" w:rsidP="00E84E21">
      <w:pPr>
        <w:numPr>
          <w:ilvl w:val="0"/>
          <w:numId w:val="87"/>
        </w:numPr>
      </w:pPr>
      <w:r w:rsidRPr="00E84E21">
        <w:t>Gateway Hosting &amp; Hardening Strategy</w:t>
      </w:r>
    </w:p>
    <w:p w14:paraId="19A4A578" w14:textId="77777777" w:rsidR="00E84E21" w:rsidRPr="00E84E21" w:rsidRDefault="00E84E21" w:rsidP="00E84E21">
      <w:pPr>
        <w:numPr>
          <w:ilvl w:val="0"/>
          <w:numId w:val="87"/>
        </w:numPr>
      </w:pPr>
      <w:r w:rsidRPr="00E84E21">
        <w:t>Power BI Licensing Model Selection</w:t>
      </w:r>
    </w:p>
    <w:p w14:paraId="5C6CAA7C" w14:textId="77777777" w:rsidR="00E84E21" w:rsidRPr="00E84E21" w:rsidRDefault="00E84E21" w:rsidP="00E84E21">
      <w:pPr>
        <w:numPr>
          <w:ilvl w:val="0"/>
          <w:numId w:val="87"/>
        </w:numPr>
      </w:pPr>
      <w:r w:rsidRPr="00E84E21">
        <w:t>Security &amp; Governance Compliance Sign-off</w:t>
      </w:r>
    </w:p>
    <w:p w14:paraId="4FD5323C" w14:textId="77777777" w:rsidR="00E84E21" w:rsidRPr="00E84E21" w:rsidRDefault="00E84E21" w:rsidP="00E84E21">
      <w:r w:rsidRPr="00E84E21">
        <w:pict w14:anchorId="0B3DD097">
          <v:rect id="_x0000_i1114" style="width:0;height:1.5pt" o:hralign="center" o:hrstd="t" o:hr="t" fillcolor="#a0a0a0" stroked="f"/>
        </w:pict>
      </w:r>
    </w:p>
    <w:p w14:paraId="40F503CF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10. Approval Verdict</w:t>
      </w:r>
    </w:p>
    <w:p w14:paraId="129FF824" w14:textId="77777777" w:rsidR="00E84E21" w:rsidRPr="00E84E21" w:rsidRDefault="00E84E21" w:rsidP="00E84E21">
      <w:r w:rsidRPr="00E84E21">
        <w:t>☐ Architecture Approved ☐ Approved with Conditions ☐ Rejected – Redesign Required</w:t>
      </w:r>
    </w:p>
    <w:p w14:paraId="1DFF2BB0" w14:textId="77777777" w:rsidR="00E84E21" w:rsidRPr="00E84E21" w:rsidRDefault="00E84E21" w:rsidP="00E84E21">
      <w:r w:rsidRPr="00E84E21">
        <w:pict w14:anchorId="5D77F603">
          <v:rect id="_x0000_i1115" style="width:0;height:1.5pt" o:hralign="center" o:hrstd="t" o:hr="t" fillcolor="#a0a0a0" stroked="f"/>
        </w:pict>
      </w:r>
    </w:p>
    <w:p w14:paraId="613BB1AA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Approver Sign-off</w:t>
      </w:r>
    </w:p>
    <w:p w14:paraId="4A1B9F79" w14:textId="77777777" w:rsidR="00E84E21" w:rsidRPr="00E84E21" w:rsidRDefault="00E84E21" w:rsidP="00E84E21">
      <w:r w:rsidRPr="00E84E21">
        <w:t>Name: Title: Date: Signature:</w:t>
      </w:r>
    </w:p>
    <w:p w14:paraId="20C1C132" w14:textId="77777777" w:rsidR="00E84E21" w:rsidRPr="00E84E21" w:rsidRDefault="00E84E21" w:rsidP="00E84E21">
      <w:r w:rsidRPr="00E84E21">
        <w:pict w14:anchorId="5E25C407">
          <v:rect id="_x0000_i1116" style="width:0;height:1.5pt" o:hralign="center" o:hrstd="t" o:hr="t" fillcolor="#a0a0a0" stroked="f"/>
        </w:pict>
      </w:r>
    </w:p>
    <w:p w14:paraId="441D65A5" w14:textId="77777777" w:rsidR="00E84E21" w:rsidRPr="00E84E21" w:rsidRDefault="00E84E21" w:rsidP="00E84E21">
      <w:pPr>
        <w:rPr>
          <w:b/>
          <w:bCs/>
        </w:rPr>
      </w:pPr>
      <w:r w:rsidRPr="00E84E21">
        <w:rPr>
          <w:b/>
          <w:bCs/>
        </w:rPr>
        <w:t>Slide Footer</w:t>
      </w:r>
    </w:p>
    <w:p w14:paraId="36D1338C" w14:textId="77777777" w:rsidR="00E84E21" w:rsidRPr="00E84E21" w:rsidRDefault="00E84E21" w:rsidP="00E84E21">
      <w:r w:rsidRPr="00E84E21">
        <w:t>"This architecture enables secure, scalable, and compliant analytics for regulated financial workloads using Microsoft Fabric and Power BI as a service, while preserving on-prem data integrity."</w:t>
      </w:r>
    </w:p>
    <w:p w14:paraId="12B35C13" w14:textId="77777777" w:rsidR="00E84E21" w:rsidRPr="00E84E21" w:rsidRDefault="00E84E21" w:rsidP="00E84E21">
      <w:r w:rsidRPr="00E84E21">
        <w:t xml:space="preserve">I’ve created your </w:t>
      </w:r>
      <w:r w:rsidRPr="00E84E21">
        <w:rPr>
          <w:b/>
          <w:bCs/>
        </w:rPr>
        <w:t>single-slide, review-ready Architecture Approval canvas</w:t>
      </w:r>
      <w:r w:rsidRPr="00E84E21">
        <w:t xml:space="preserve"> for </w:t>
      </w:r>
      <w:r w:rsidRPr="00E84E21">
        <w:rPr>
          <w:i/>
          <w:iCs/>
        </w:rPr>
        <w:t>Fabric &amp; Power BI Hybrid (On-Prem ↔ Azure)</w:t>
      </w:r>
      <w:r w:rsidRPr="00E84E21">
        <w:t xml:space="preserve"> designed specifically for a financial services environment.</w:t>
      </w:r>
    </w:p>
    <w:p w14:paraId="05E0130E" w14:textId="77777777" w:rsidR="00E84E21" w:rsidRPr="00E84E21" w:rsidRDefault="00E84E21" w:rsidP="00E84E21">
      <w:r w:rsidRPr="00E84E21">
        <w:t>You can now:</w:t>
      </w:r>
    </w:p>
    <w:p w14:paraId="0047C4E0" w14:textId="77777777" w:rsidR="00E84E21" w:rsidRPr="00E84E21" w:rsidRDefault="00E84E21" w:rsidP="00E84E21">
      <w:pPr>
        <w:numPr>
          <w:ilvl w:val="0"/>
          <w:numId w:val="88"/>
        </w:numPr>
      </w:pPr>
      <w:r w:rsidRPr="00E84E21">
        <w:rPr>
          <w:rFonts w:ascii="Segoe UI Emoji" w:hAnsi="Segoe UI Emoji" w:cs="Segoe UI Emoji"/>
        </w:rPr>
        <w:t>✅</w:t>
      </w:r>
      <w:r w:rsidRPr="00E84E21">
        <w:t xml:space="preserve"> Use this as an executive approval slide</w:t>
      </w:r>
    </w:p>
    <w:p w14:paraId="5C586F1C" w14:textId="77777777" w:rsidR="00E84E21" w:rsidRPr="00E84E21" w:rsidRDefault="00E84E21" w:rsidP="00E84E21">
      <w:pPr>
        <w:numPr>
          <w:ilvl w:val="0"/>
          <w:numId w:val="88"/>
        </w:numPr>
      </w:pPr>
      <w:r w:rsidRPr="00E84E21">
        <w:rPr>
          <w:rFonts w:ascii="Segoe UI Emoji" w:hAnsi="Segoe UI Emoji" w:cs="Segoe UI Emoji"/>
        </w:rPr>
        <w:t>✅</w:t>
      </w:r>
      <w:r w:rsidRPr="00E84E21">
        <w:t xml:space="preserve"> Ask me to convert it into:</w:t>
      </w:r>
    </w:p>
    <w:p w14:paraId="47AB65AE" w14:textId="77777777" w:rsidR="00E84E21" w:rsidRPr="00E84E21" w:rsidRDefault="00E84E21" w:rsidP="00E84E21">
      <w:pPr>
        <w:numPr>
          <w:ilvl w:val="1"/>
          <w:numId w:val="88"/>
        </w:numPr>
      </w:pPr>
      <w:r w:rsidRPr="00E84E21">
        <w:t xml:space="preserve">a more </w:t>
      </w:r>
      <w:r w:rsidRPr="00E84E21">
        <w:rPr>
          <w:b/>
          <w:bCs/>
        </w:rPr>
        <w:t>technical architecture version</w:t>
      </w:r>
    </w:p>
    <w:p w14:paraId="1568AAA4" w14:textId="77777777" w:rsidR="00E84E21" w:rsidRPr="00E84E21" w:rsidRDefault="00E84E21" w:rsidP="00E84E21">
      <w:pPr>
        <w:numPr>
          <w:ilvl w:val="1"/>
          <w:numId w:val="88"/>
        </w:numPr>
      </w:pPr>
      <w:r w:rsidRPr="00E84E21">
        <w:t xml:space="preserve">a </w:t>
      </w:r>
      <w:r w:rsidRPr="00E84E21">
        <w:rPr>
          <w:b/>
          <w:bCs/>
        </w:rPr>
        <w:t>visual diagram layout</w:t>
      </w:r>
    </w:p>
    <w:p w14:paraId="6B6714AA" w14:textId="77777777" w:rsidR="00E84E21" w:rsidRPr="00E84E21" w:rsidRDefault="00E84E21" w:rsidP="00E84E21">
      <w:pPr>
        <w:numPr>
          <w:ilvl w:val="1"/>
          <w:numId w:val="88"/>
        </w:numPr>
      </w:pPr>
      <w:r w:rsidRPr="00E84E21">
        <w:t xml:space="preserve">a </w:t>
      </w:r>
      <w:r w:rsidRPr="00E84E21">
        <w:rPr>
          <w:b/>
          <w:bCs/>
        </w:rPr>
        <w:t>regulatory-focused version</w:t>
      </w:r>
      <w:r w:rsidRPr="00E84E21">
        <w:t xml:space="preserve"> (SOX, PCI, FFIEC, SOC2 language)</w:t>
      </w:r>
    </w:p>
    <w:p w14:paraId="6C90BBB6" w14:textId="77777777" w:rsidR="00E84E21" w:rsidRPr="00E84E21" w:rsidRDefault="00E84E21" w:rsidP="00E84E21">
      <w:pPr>
        <w:numPr>
          <w:ilvl w:val="1"/>
          <w:numId w:val="88"/>
        </w:numPr>
      </w:pPr>
      <w:r w:rsidRPr="00E84E21">
        <w:t xml:space="preserve">a </w:t>
      </w:r>
      <w:r w:rsidRPr="00E84E21">
        <w:rPr>
          <w:b/>
          <w:bCs/>
        </w:rPr>
        <w:t>cost governance / TCO slide</w:t>
      </w:r>
    </w:p>
    <w:p w14:paraId="077E1BFF" w14:textId="77777777" w:rsidR="00E84E21" w:rsidRPr="00E84E21" w:rsidRDefault="00E84E21" w:rsidP="00E84E21">
      <w:r w:rsidRPr="00E84E21">
        <w:t>Tell me what you’d like to refine:</w:t>
      </w:r>
    </w:p>
    <w:p w14:paraId="0C04C840" w14:textId="77777777" w:rsidR="00E84E21" w:rsidRPr="00E84E21" w:rsidRDefault="00E84E21" w:rsidP="00E84E21">
      <w:pPr>
        <w:numPr>
          <w:ilvl w:val="0"/>
          <w:numId w:val="89"/>
        </w:numPr>
      </w:pPr>
      <w:r w:rsidRPr="00E84E21">
        <w:t>Add architecture diagram?</w:t>
      </w:r>
    </w:p>
    <w:p w14:paraId="2E830516" w14:textId="77777777" w:rsidR="00E84E21" w:rsidRPr="00E84E21" w:rsidRDefault="00E84E21" w:rsidP="00E84E21">
      <w:pPr>
        <w:numPr>
          <w:ilvl w:val="0"/>
          <w:numId w:val="89"/>
        </w:numPr>
      </w:pPr>
      <w:r w:rsidRPr="00E84E21">
        <w:t>Add security controls detail?</w:t>
      </w:r>
    </w:p>
    <w:p w14:paraId="7366DB8E" w14:textId="77777777" w:rsidR="00E84E21" w:rsidRPr="00E84E21" w:rsidRDefault="00E84E21" w:rsidP="00E84E21">
      <w:pPr>
        <w:numPr>
          <w:ilvl w:val="0"/>
          <w:numId w:val="89"/>
        </w:numPr>
      </w:pPr>
      <w:r w:rsidRPr="00E84E21">
        <w:t>Add DR / BCP section?</w:t>
      </w:r>
    </w:p>
    <w:p w14:paraId="309E1A2D" w14:textId="296336AA" w:rsidR="00E84E21" w:rsidRPr="00EA1793" w:rsidRDefault="00E84E21" w:rsidP="00E84E21">
      <w:pPr>
        <w:numPr>
          <w:ilvl w:val="0"/>
          <w:numId w:val="89"/>
        </w:numPr>
      </w:pPr>
      <w:r w:rsidRPr="00E84E21">
        <w:t>Tailor for CIO / Security / Risk Committee?</w:t>
      </w:r>
    </w:p>
    <w:p w14:paraId="22534B02" w14:textId="77777777" w:rsidR="00602A90" w:rsidRDefault="00602A90"/>
    <w:sectPr w:rsidR="00602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6BD5"/>
    <w:multiLevelType w:val="multilevel"/>
    <w:tmpl w:val="287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208B"/>
    <w:multiLevelType w:val="multilevel"/>
    <w:tmpl w:val="354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B2446"/>
    <w:multiLevelType w:val="multilevel"/>
    <w:tmpl w:val="9EB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A201C"/>
    <w:multiLevelType w:val="multilevel"/>
    <w:tmpl w:val="204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1C0B"/>
    <w:multiLevelType w:val="multilevel"/>
    <w:tmpl w:val="EC8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3036D"/>
    <w:multiLevelType w:val="multilevel"/>
    <w:tmpl w:val="23A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52AF0"/>
    <w:multiLevelType w:val="multilevel"/>
    <w:tmpl w:val="C8C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53E10"/>
    <w:multiLevelType w:val="multilevel"/>
    <w:tmpl w:val="3C7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E1CBD"/>
    <w:multiLevelType w:val="multilevel"/>
    <w:tmpl w:val="7F1A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B04CD"/>
    <w:multiLevelType w:val="multilevel"/>
    <w:tmpl w:val="D0E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050BA"/>
    <w:multiLevelType w:val="multilevel"/>
    <w:tmpl w:val="7FF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110F4"/>
    <w:multiLevelType w:val="multilevel"/>
    <w:tmpl w:val="354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93DC3"/>
    <w:multiLevelType w:val="multilevel"/>
    <w:tmpl w:val="2784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336F7"/>
    <w:multiLevelType w:val="multilevel"/>
    <w:tmpl w:val="9F6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B20BD"/>
    <w:multiLevelType w:val="multilevel"/>
    <w:tmpl w:val="54C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E6ACB"/>
    <w:multiLevelType w:val="multilevel"/>
    <w:tmpl w:val="5CD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05221"/>
    <w:multiLevelType w:val="multilevel"/>
    <w:tmpl w:val="2B7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B5A6A"/>
    <w:multiLevelType w:val="multilevel"/>
    <w:tmpl w:val="AF2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C2FD6"/>
    <w:multiLevelType w:val="multilevel"/>
    <w:tmpl w:val="9DB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D2828"/>
    <w:multiLevelType w:val="multilevel"/>
    <w:tmpl w:val="9F3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254EA"/>
    <w:multiLevelType w:val="multilevel"/>
    <w:tmpl w:val="AAB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F1611"/>
    <w:multiLevelType w:val="multilevel"/>
    <w:tmpl w:val="9208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965D6"/>
    <w:multiLevelType w:val="multilevel"/>
    <w:tmpl w:val="1376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344B7"/>
    <w:multiLevelType w:val="multilevel"/>
    <w:tmpl w:val="AE4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24DCE"/>
    <w:multiLevelType w:val="multilevel"/>
    <w:tmpl w:val="28E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66B73"/>
    <w:multiLevelType w:val="multilevel"/>
    <w:tmpl w:val="D8C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E49A9"/>
    <w:multiLevelType w:val="multilevel"/>
    <w:tmpl w:val="437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20AEE"/>
    <w:multiLevelType w:val="multilevel"/>
    <w:tmpl w:val="120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66DD7"/>
    <w:multiLevelType w:val="multilevel"/>
    <w:tmpl w:val="5F0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81E98"/>
    <w:multiLevelType w:val="multilevel"/>
    <w:tmpl w:val="E942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4A1563"/>
    <w:multiLevelType w:val="multilevel"/>
    <w:tmpl w:val="3BD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13324"/>
    <w:multiLevelType w:val="multilevel"/>
    <w:tmpl w:val="457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A7F40"/>
    <w:multiLevelType w:val="multilevel"/>
    <w:tmpl w:val="1FE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A18C9"/>
    <w:multiLevelType w:val="multilevel"/>
    <w:tmpl w:val="2A9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478B7"/>
    <w:multiLevelType w:val="multilevel"/>
    <w:tmpl w:val="C0C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20F51"/>
    <w:multiLevelType w:val="multilevel"/>
    <w:tmpl w:val="75C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669F7"/>
    <w:multiLevelType w:val="multilevel"/>
    <w:tmpl w:val="DFC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C3175"/>
    <w:multiLevelType w:val="multilevel"/>
    <w:tmpl w:val="070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72DE1"/>
    <w:multiLevelType w:val="multilevel"/>
    <w:tmpl w:val="932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B403B"/>
    <w:multiLevelType w:val="multilevel"/>
    <w:tmpl w:val="B45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6C5CA2"/>
    <w:multiLevelType w:val="multilevel"/>
    <w:tmpl w:val="1F0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906DC"/>
    <w:multiLevelType w:val="multilevel"/>
    <w:tmpl w:val="B9A4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B373E8"/>
    <w:multiLevelType w:val="multilevel"/>
    <w:tmpl w:val="C178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EC6D0C"/>
    <w:multiLevelType w:val="multilevel"/>
    <w:tmpl w:val="47D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CF7BFE"/>
    <w:multiLevelType w:val="multilevel"/>
    <w:tmpl w:val="3EC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78396F"/>
    <w:multiLevelType w:val="multilevel"/>
    <w:tmpl w:val="0BB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24B42"/>
    <w:multiLevelType w:val="multilevel"/>
    <w:tmpl w:val="F33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1B208B"/>
    <w:multiLevelType w:val="multilevel"/>
    <w:tmpl w:val="7E1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2F0BBF"/>
    <w:multiLevelType w:val="multilevel"/>
    <w:tmpl w:val="AAE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973CEE"/>
    <w:multiLevelType w:val="multilevel"/>
    <w:tmpl w:val="48F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EA1835"/>
    <w:multiLevelType w:val="multilevel"/>
    <w:tmpl w:val="9A1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E874F3"/>
    <w:multiLevelType w:val="multilevel"/>
    <w:tmpl w:val="A4C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73F50"/>
    <w:multiLevelType w:val="multilevel"/>
    <w:tmpl w:val="655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C74CAD"/>
    <w:multiLevelType w:val="multilevel"/>
    <w:tmpl w:val="B0E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8A2CE6"/>
    <w:multiLevelType w:val="multilevel"/>
    <w:tmpl w:val="693C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E013B0"/>
    <w:multiLevelType w:val="multilevel"/>
    <w:tmpl w:val="019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A3388D"/>
    <w:multiLevelType w:val="multilevel"/>
    <w:tmpl w:val="66A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9802B3"/>
    <w:multiLevelType w:val="multilevel"/>
    <w:tmpl w:val="8C4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7A2785"/>
    <w:multiLevelType w:val="multilevel"/>
    <w:tmpl w:val="B49A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5E4FCE"/>
    <w:multiLevelType w:val="multilevel"/>
    <w:tmpl w:val="B50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E050ED"/>
    <w:multiLevelType w:val="multilevel"/>
    <w:tmpl w:val="C7E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457261"/>
    <w:multiLevelType w:val="multilevel"/>
    <w:tmpl w:val="75A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151983"/>
    <w:multiLevelType w:val="multilevel"/>
    <w:tmpl w:val="EB9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9B597A"/>
    <w:multiLevelType w:val="multilevel"/>
    <w:tmpl w:val="C43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2C067B"/>
    <w:multiLevelType w:val="multilevel"/>
    <w:tmpl w:val="996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D972BF"/>
    <w:multiLevelType w:val="multilevel"/>
    <w:tmpl w:val="BABC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E53D90"/>
    <w:multiLevelType w:val="multilevel"/>
    <w:tmpl w:val="15D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2C6526"/>
    <w:multiLevelType w:val="multilevel"/>
    <w:tmpl w:val="479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871346"/>
    <w:multiLevelType w:val="multilevel"/>
    <w:tmpl w:val="206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AB700F"/>
    <w:multiLevelType w:val="multilevel"/>
    <w:tmpl w:val="941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3C2396"/>
    <w:multiLevelType w:val="multilevel"/>
    <w:tmpl w:val="B6F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6E0BC4"/>
    <w:multiLevelType w:val="multilevel"/>
    <w:tmpl w:val="0E5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CC7C32"/>
    <w:multiLevelType w:val="multilevel"/>
    <w:tmpl w:val="D7F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CB757C"/>
    <w:multiLevelType w:val="multilevel"/>
    <w:tmpl w:val="F2AC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6931F8"/>
    <w:multiLevelType w:val="multilevel"/>
    <w:tmpl w:val="8E9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4B657E"/>
    <w:multiLevelType w:val="multilevel"/>
    <w:tmpl w:val="AA98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CF0EEC"/>
    <w:multiLevelType w:val="multilevel"/>
    <w:tmpl w:val="404C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EF3701"/>
    <w:multiLevelType w:val="multilevel"/>
    <w:tmpl w:val="BBA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101646"/>
    <w:multiLevelType w:val="multilevel"/>
    <w:tmpl w:val="709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9C2858"/>
    <w:multiLevelType w:val="multilevel"/>
    <w:tmpl w:val="DCA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097D0B"/>
    <w:multiLevelType w:val="multilevel"/>
    <w:tmpl w:val="D41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227A76"/>
    <w:multiLevelType w:val="multilevel"/>
    <w:tmpl w:val="AB3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A1700C"/>
    <w:multiLevelType w:val="multilevel"/>
    <w:tmpl w:val="84F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1A09D3"/>
    <w:multiLevelType w:val="multilevel"/>
    <w:tmpl w:val="183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875E3D"/>
    <w:multiLevelType w:val="multilevel"/>
    <w:tmpl w:val="4DD6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F35D28"/>
    <w:multiLevelType w:val="multilevel"/>
    <w:tmpl w:val="0CD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0056E0"/>
    <w:multiLevelType w:val="multilevel"/>
    <w:tmpl w:val="1D0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2A1009"/>
    <w:multiLevelType w:val="multilevel"/>
    <w:tmpl w:val="9DE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6D5D5F"/>
    <w:multiLevelType w:val="multilevel"/>
    <w:tmpl w:val="79E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99424">
    <w:abstractNumId w:val="7"/>
  </w:num>
  <w:num w:numId="2" w16cid:durableId="1709842221">
    <w:abstractNumId w:val="68"/>
  </w:num>
  <w:num w:numId="3" w16cid:durableId="605701190">
    <w:abstractNumId w:val="43"/>
  </w:num>
  <w:num w:numId="4" w16cid:durableId="1806779302">
    <w:abstractNumId w:val="88"/>
  </w:num>
  <w:num w:numId="5" w16cid:durableId="1024094035">
    <w:abstractNumId w:val="77"/>
  </w:num>
  <w:num w:numId="6" w16cid:durableId="503977286">
    <w:abstractNumId w:val="6"/>
  </w:num>
  <w:num w:numId="7" w16cid:durableId="500462303">
    <w:abstractNumId w:val="39"/>
  </w:num>
  <w:num w:numId="8" w16cid:durableId="1617981635">
    <w:abstractNumId w:val="81"/>
  </w:num>
  <w:num w:numId="9" w16cid:durableId="1795101813">
    <w:abstractNumId w:val="51"/>
  </w:num>
  <w:num w:numId="10" w16cid:durableId="341856356">
    <w:abstractNumId w:val="10"/>
  </w:num>
  <w:num w:numId="11" w16cid:durableId="1606889930">
    <w:abstractNumId w:val="66"/>
  </w:num>
  <w:num w:numId="12" w16cid:durableId="2004509784">
    <w:abstractNumId w:val="17"/>
  </w:num>
  <w:num w:numId="13" w16cid:durableId="402140083">
    <w:abstractNumId w:val="49"/>
  </w:num>
  <w:num w:numId="14" w16cid:durableId="685592405">
    <w:abstractNumId w:val="31"/>
  </w:num>
  <w:num w:numId="15" w16cid:durableId="855003948">
    <w:abstractNumId w:val="37"/>
  </w:num>
  <w:num w:numId="16" w16cid:durableId="676616015">
    <w:abstractNumId w:val="85"/>
  </w:num>
  <w:num w:numId="17" w16cid:durableId="736825040">
    <w:abstractNumId w:val="23"/>
  </w:num>
  <w:num w:numId="18" w16cid:durableId="181630332">
    <w:abstractNumId w:val="0"/>
  </w:num>
  <w:num w:numId="19" w16cid:durableId="468979413">
    <w:abstractNumId w:val="63"/>
  </w:num>
  <w:num w:numId="20" w16cid:durableId="1546257103">
    <w:abstractNumId w:val="28"/>
  </w:num>
  <w:num w:numId="21" w16cid:durableId="742409434">
    <w:abstractNumId w:val="67"/>
  </w:num>
  <w:num w:numId="22" w16cid:durableId="1361971254">
    <w:abstractNumId w:val="9"/>
  </w:num>
  <w:num w:numId="23" w16cid:durableId="2002731071">
    <w:abstractNumId w:val="36"/>
  </w:num>
  <w:num w:numId="24" w16cid:durableId="384257219">
    <w:abstractNumId w:val="80"/>
  </w:num>
  <w:num w:numId="25" w16cid:durableId="1751275472">
    <w:abstractNumId w:val="18"/>
  </w:num>
  <w:num w:numId="26" w16cid:durableId="1143231733">
    <w:abstractNumId w:val="3"/>
  </w:num>
  <w:num w:numId="27" w16cid:durableId="481894498">
    <w:abstractNumId w:val="5"/>
  </w:num>
  <w:num w:numId="28" w16cid:durableId="526220404">
    <w:abstractNumId w:val="86"/>
  </w:num>
  <w:num w:numId="29" w16cid:durableId="1663007173">
    <w:abstractNumId w:val="40"/>
  </w:num>
  <w:num w:numId="30" w16cid:durableId="2141803638">
    <w:abstractNumId w:val="34"/>
  </w:num>
  <w:num w:numId="31" w16cid:durableId="1746493063">
    <w:abstractNumId w:val="83"/>
  </w:num>
  <w:num w:numId="32" w16cid:durableId="158545333">
    <w:abstractNumId w:val="35"/>
  </w:num>
  <w:num w:numId="33" w16cid:durableId="1948272000">
    <w:abstractNumId w:val="11"/>
  </w:num>
  <w:num w:numId="34" w16cid:durableId="760102737">
    <w:abstractNumId w:val="8"/>
  </w:num>
  <w:num w:numId="35" w16cid:durableId="1557811410">
    <w:abstractNumId w:val="59"/>
  </w:num>
  <w:num w:numId="36" w16cid:durableId="794903938">
    <w:abstractNumId w:val="56"/>
  </w:num>
  <w:num w:numId="37" w16cid:durableId="414743391">
    <w:abstractNumId w:val="44"/>
  </w:num>
  <w:num w:numId="38" w16cid:durableId="1411583081">
    <w:abstractNumId w:val="38"/>
  </w:num>
  <w:num w:numId="39" w16cid:durableId="979920358">
    <w:abstractNumId w:val="52"/>
  </w:num>
  <w:num w:numId="40" w16cid:durableId="1436906152">
    <w:abstractNumId w:val="74"/>
  </w:num>
  <w:num w:numId="41" w16cid:durableId="327749826">
    <w:abstractNumId w:val="60"/>
  </w:num>
  <w:num w:numId="42" w16cid:durableId="699088291">
    <w:abstractNumId w:val="12"/>
  </w:num>
  <w:num w:numId="43" w16cid:durableId="1500194347">
    <w:abstractNumId w:val="48"/>
  </w:num>
  <w:num w:numId="44" w16cid:durableId="1788163106">
    <w:abstractNumId w:val="4"/>
  </w:num>
  <w:num w:numId="45" w16cid:durableId="1676154112">
    <w:abstractNumId w:val="26"/>
  </w:num>
  <w:num w:numId="46" w16cid:durableId="20128805">
    <w:abstractNumId w:val="45"/>
  </w:num>
  <w:num w:numId="47" w16cid:durableId="461000763">
    <w:abstractNumId w:val="55"/>
  </w:num>
  <w:num w:numId="48" w16cid:durableId="1767070353">
    <w:abstractNumId w:val="22"/>
  </w:num>
  <w:num w:numId="49" w16cid:durableId="329404820">
    <w:abstractNumId w:val="47"/>
  </w:num>
  <w:num w:numId="50" w16cid:durableId="22481751">
    <w:abstractNumId w:val="73"/>
  </w:num>
  <w:num w:numId="51" w16cid:durableId="322634710">
    <w:abstractNumId w:val="50"/>
  </w:num>
  <w:num w:numId="52" w16cid:durableId="10493106">
    <w:abstractNumId w:val="64"/>
  </w:num>
  <w:num w:numId="53" w16cid:durableId="121845565">
    <w:abstractNumId w:val="1"/>
  </w:num>
  <w:num w:numId="54" w16cid:durableId="1817531731">
    <w:abstractNumId w:val="65"/>
  </w:num>
  <w:num w:numId="55" w16cid:durableId="1829133592">
    <w:abstractNumId w:val="13"/>
  </w:num>
  <w:num w:numId="56" w16cid:durableId="89472064">
    <w:abstractNumId w:val="33"/>
  </w:num>
  <w:num w:numId="57" w16cid:durableId="881133379">
    <w:abstractNumId w:val="29"/>
  </w:num>
  <w:num w:numId="58" w16cid:durableId="965312038">
    <w:abstractNumId w:val="61"/>
  </w:num>
  <w:num w:numId="59" w16cid:durableId="363748029">
    <w:abstractNumId w:val="53"/>
  </w:num>
  <w:num w:numId="60" w16cid:durableId="2110732818">
    <w:abstractNumId w:val="62"/>
  </w:num>
  <w:num w:numId="61" w16cid:durableId="1006250425">
    <w:abstractNumId w:val="84"/>
  </w:num>
  <w:num w:numId="62" w16cid:durableId="806245558">
    <w:abstractNumId w:val="69"/>
  </w:num>
  <w:num w:numId="63" w16cid:durableId="842089276">
    <w:abstractNumId w:val="21"/>
  </w:num>
  <w:num w:numId="64" w16cid:durableId="807698390">
    <w:abstractNumId w:val="16"/>
  </w:num>
  <w:num w:numId="65" w16cid:durableId="845747094">
    <w:abstractNumId w:val="30"/>
  </w:num>
  <w:num w:numId="66" w16cid:durableId="76636802">
    <w:abstractNumId w:val="15"/>
  </w:num>
  <w:num w:numId="67" w16cid:durableId="49572475">
    <w:abstractNumId w:val="72"/>
  </w:num>
  <w:num w:numId="68" w16cid:durableId="1052267471">
    <w:abstractNumId w:val="25"/>
  </w:num>
  <w:num w:numId="69" w16cid:durableId="1314525530">
    <w:abstractNumId w:val="70"/>
  </w:num>
  <w:num w:numId="70" w16cid:durableId="1990550389">
    <w:abstractNumId w:val="58"/>
  </w:num>
  <w:num w:numId="71" w16cid:durableId="1370909401">
    <w:abstractNumId w:val="54"/>
  </w:num>
  <w:num w:numId="72" w16cid:durableId="1863664486">
    <w:abstractNumId w:val="57"/>
  </w:num>
  <w:num w:numId="73" w16cid:durableId="2102526768">
    <w:abstractNumId w:val="78"/>
  </w:num>
  <w:num w:numId="74" w16cid:durableId="1903103502">
    <w:abstractNumId w:val="19"/>
  </w:num>
  <w:num w:numId="75" w16cid:durableId="1889292322">
    <w:abstractNumId w:val="82"/>
  </w:num>
  <w:num w:numId="76" w16cid:durableId="1167162476">
    <w:abstractNumId w:val="79"/>
  </w:num>
  <w:num w:numId="77" w16cid:durableId="336617240">
    <w:abstractNumId w:val="42"/>
  </w:num>
  <w:num w:numId="78" w16cid:durableId="1771046528">
    <w:abstractNumId w:val="76"/>
  </w:num>
  <w:num w:numId="79" w16cid:durableId="555898735">
    <w:abstractNumId w:val="75"/>
  </w:num>
  <w:num w:numId="80" w16cid:durableId="467476430">
    <w:abstractNumId w:val="87"/>
  </w:num>
  <w:num w:numId="81" w16cid:durableId="2028214705">
    <w:abstractNumId w:val="14"/>
  </w:num>
  <w:num w:numId="82" w16cid:durableId="1540821453">
    <w:abstractNumId w:val="32"/>
  </w:num>
  <w:num w:numId="83" w16cid:durableId="416363750">
    <w:abstractNumId w:val="24"/>
  </w:num>
  <w:num w:numId="84" w16cid:durableId="510536190">
    <w:abstractNumId w:val="20"/>
  </w:num>
  <w:num w:numId="85" w16cid:durableId="841551948">
    <w:abstractNumId w:val="27"/>
  </w:num>
  <w:num w:numId="86" w16cid:durableId="2094400539">
    <w:abstractNumId w:val="71"/>
  </w:num>
  <w:num w:numId="87" w16cid:durableId="1581059468">
    <w:abstractNumId w:val="41"/>
  </w:num>
  <w:num w:numId="88" w16cid:durableId="543635884">
    <w:abstractNumId w:val="2"/>
  </w:num>
  <w:num w:numId="89" w16cid:durableId="138059578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93"/>
    <w:rsid w:val="00557814"/>
    <w:rsid w:val="00580F30"/>
    <w:rsid w:val="00602A90"/>
    <w:rsid w:val="00E0072D"/>
    <w:rsid w:val="00E84E21"/>
    <w:rsid w:val="00EA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385C"/>
  <w15:chartTrackingRefBased/>
  <w15:docId w15:val="{55A3082E-C51E-414E-9EF2-8678DE01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7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E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229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1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5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5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9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22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567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0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53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7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0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2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95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18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566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853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852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834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006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210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93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55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660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868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56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76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7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3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1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6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7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2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52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5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2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5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879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113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14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674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380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92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29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9453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501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432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742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88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nswers/questions/88249/hosting-self-hosted-integration-runtime-and-on-pre?utm_source=chatgpt.com" TargetMode="External"/><Relationship Id="rId18" Type="http://schemas.openxmlformats.org/officeDocument/2006/relationships/hyperlink" Target="https://learn.microsoft.com/en-us/data-integration/gateway/service-gateway-onprem-indepth?utm_source=chatgpt.com" TargetMode="External"/><Relationship Id="rId26" Type="http://schemas.openxmlformats.org/officeDocument/2006/relationships/hyperlink" Target="https://learn.microsoft.com/en-us/azure/databricks/security/network/front-end/front-end-private-connect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crosoft.com/en-us/power-platform/products/power-bi/pricing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learn.microsoft.com/en-us/data-integration/gateway/service-gateway-onprem-indepth?utm_source=chatgpt.com" TargetMode="External"/><Relationship Id="rId12" Type="http://schemas.openxmlformats.org/officeDocument/2006/relationships/hyperlink" Target="https://learn.microsoft.com/en-us/azure/databricks/security/network/front-end/front-end-private-connect?utm_source=chatgpt.com" TargetMode="External"/><Relationship Id="rId17" Type="http://schemas.openxmlformats.org/officeDocument/2006/relationships/hyperlink" Target="https://www.microsoft.com/en-us/power-platform/products/power-bi/pricing?utm_source=chatgpt.com" TargetMode="External"/><Relationship Id="rId25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owerbi.microsoft.com/en-us/blog/important-update-to-microsoft-power-bi-pricing/?utm_source=chatgpt.com" TargetMode="External"/><Relationship Id="rId20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29" Type="http://schemas.openxmlformats.org/officeDocument/2006/relationships/hyperlink" Target="https://learn.microsoft.com/en-us/data-integration/gateway/service-gateway-onprem-indepth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expressroute/expressroute-introduction?utm_source=chatgpt.com" TargetMode="External"/><Relationship Id="rId11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24" Type="http://schemas.openxmlformats.org/officeDocument/2006/relationships/hyperlink" Target="https://learn.microsoft.com/en-us/fabric/data-factory/compare-fabric-data-factory-and-azure-data-factory?utm_source=chatgpt.com" TargetMode="External"/><Relationship Id="rId32" Type="http://schemas.openxmlformats.org/officeDocument/2006/relationships/hyperlink" Target="https://powerbi.microsoft.com/en-us/blog/important-update-to-microsoft-power-bi-pricing/?utm_source=chatgpt.com" TargetMode="External"/><Relationship Id="rId5" Type="http://schemas.openxmlformats.org/officeDocument/2006/relationships/hyperlink" Target="https://learn.microsoft.com/en-us/azure/architecture/example-scenario/analytics/enterprise-bi-microsoft-fabric?utm_source=chatgpt.com" TargetMode="External"/><Relationship Id="rId15" Type="http://schemas.openxmlformats.org/officeDocument/2006/relationships/hyperlink" Target="https://www.microsoft.com/en-us/power-platform/products/power-bi/pricing?utm_source=chatgpt.com" TargetMode="External"/><Relationship Id="rId23" Type="http://schemas.openxmlformats.org/officeDocument/2006/relationships/hyperlink" Target="https://learn.microsoft.com/en-us/power-bi/fundamentals/fabric-get-started?utm_source=chatgpt.com" TargetMode="External"/><Relationship Id="rId28" Type="http://schemas.openxmlformats.org/officeDocument/2006/relationships/hyperlink" Target="https://learn.microsoft.com/en-us/azure/architecture/example-scenario/analytics/enterprise-bi-microsoft-fabric?utm_source=chatgpt.com" TargetMode="External"/><Relationship Id="rId10" Type="http://schemas.openxmlformats.org/officeDocument/2006/relationships/hyperlink" Target="https://learn.microsoft.com/en-us/data-integration/vnet/use-data-gateways-sources-power-bi?utm_source=chatgpt.com" TargetMode="External"/><Relationship Id="rId19" Type="http://schemas.openxmlformats.org/officeDocument/2006/relationships/hyperlink" Target="https://learn.microsoft.com/en-us/azure/databricks/security/network/front-end/front-end-private-connect?utm_source=chatgpt.com" TargetMode="External"/><Relationship Id="rId31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databricks/security/network/front-end/front-end-private-connect?utm_source=chatgpt.com" TargetMode="External"/><Relationship Id="rId14" Type="http://schemas.openxmlformats.org/officeDocument/2006/relationships/hyperlink" Target="https://www.microsoft.com/en-us/power-platform/products/power-bi/pricing?utm_source=chatgpt.com" TargetMode="External"/><Relationship Id="rId22" Type="http://schemas.openxmlformats.org/officeDocument/2006/relationships/hyperlink" Target="https://learn.microsoft.com/en-us/answers/questions/88249/hosting-self-hosted-integration-runtime-and-on-pre?utm_source=chatgpt.com" TargetMode="External"/><Relationship Id="rId27" Type="http://schemas.openxmlformats.org/officeDocument/2006/relationships/hyperlink" Target="https://powerbi.microsoft.com/en-us/blog/important-update-to-microsoft-power-bi-pricing/?utm_source=chatgpt.com" TargetMode="External"/><Relationship Id="rId30" Type="http://schemas.openxmlformats.org/officeDocument/2006/relationships/hyperlink" Target="https://learn.microsoft.com/en-us/azure/databricks/security/network/front-end/front-end-private-connect?utm_source=chatgpt.com" TargetMode="External"/><Relationship Id="rId8" Type="http://schemas.openxmlformats.org/officeDocument/2006/relationships/hyperlink" Target="https://learn.microsoft.com/en-us/azure/architecture/reference-architectures/hybrid-networking/expressroute-vpn-failove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5251</Words>
  <Characters>29931</Characters>
  <Application>Microsoft Office Word</Application>
  <DocSecurity>0</DocSecurity>
  <Lines>249</Lines>
  <Paragraphs>70</Paragraphs>
  <ScaleCrop>false</ScaleCrop>
  <Company/>
  <LinksUpToDate>false</LinksUpToDate>
  <CharactersWithSpaces>35112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Prabir Maiti</dc:creator>
  <cp:keywords/>
  <dc:description/>
  <cp:lastModifiedBy>Prabir Maiti</cp:lastModifiedBy>
  <cp:revision>2</cp:revision>
  <dcterms:created xsi:type="dcterms:W3CDTF">2025-11-26T15:19:00Z</dcterms:created>
  <dcterms:modified xsi:type="dcterms:W3CDTF">2025-11-26T15:22:00Z</dcterms:modified>
</cp:coreProperties>
</file>